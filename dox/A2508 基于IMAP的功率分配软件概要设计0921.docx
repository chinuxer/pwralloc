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49D92" w14:textId="77777777" w:rsidR="00923C94" w:rsidRDefault="00923C94" w:rsidP="00923C94">
      <w:bookmarkStart w:id="0" w:name="_Hlk209349766"/>
      <w:bookmarkEnd w:id="0"/>
    </w:p>
    <w:p w14:paraId="185DB5DF" w14:textId="77777777" w:rsidR="00923C94" w:rsidRDefault="00923C94" w:rsidP="00923C94"/>
    <w:p w14:paraId="5E16E40E" w14:textId="77777777" w:rsidR="00923C94" w:rsidRDefault="00923C94" w:rsidP="00923C94"/>
    <w:p w14:paraId="2F37E832" w14:textId="77777777" w:rsidR="00923C94" w:rsidRDefault="00923C94" w:rsidP="00923C94"/>
    <w:p w14:paraId="0ED38A5A" w14:textId="18834A44" w:rsidR="00923C94" w:rsidRPr="00AE6C0C" w:rsidRDefault="00A3002A" w:rsidP="00923C94">
      <w:pPr>
        <w:jc w:val="center"/>
        <w:rPr>
          <w:rFonts w:eastAsia="黑体"/>
          <w:sz w:val="72"/>
        </w:rPr>
      </w:pPr>
      <w:r>
        <w:rPr>
          <w:rFonts w:eastAsia="黑体"/>
          <w:sz w:val="72"/>
        </w:rPr>
        <w:t>A2508</w:t>
      </w:r>
      <w:r>
        <w:rPr>
          <w:rFonts w:eastAsia="黑体" w:hint="eastAsia"/>
          <w:sz w:val="72"/>
        </w:rPr>
        <w:t>基于</w:t>
      </w:r>
      <w:r>
        <w:rPr>
          <w:rFonts w:eastAsia="黑体" w:hint="eastAsia"/>
          <w:sz w:val="72"/>
        </w:rPr>
        <w:t>I</w:t>
      </w:r>
      <w:r>
        <w:rPr>
          <w:rFonts w:eastAsia="黑体"/>
          <w:sz w:val="72"/>
        </w:rPr>
        <w:t>MAP</w:t>
      </w:r>
      <w:r>
        <w:rPr>
          <w:rFonts w:eastAsia="黑体" w:hint="eastAsia"/>
          <w:sz w:val="72"/>
        </w:rPr>
        <w:t>的</w:t>
      </w:r>
      <w:r>
        <w:rPr>
          <w:rFonts w:eastAsia="黑体" w:hint="eastAsia"/>
          <w:sz w:val="72"/>
        </w:rPr>
        <w:t>P</w:t>
      </w:r>
      <w:r w:rsidR="00842C68">
        <w:rPr>
          <w:rFonts w:eastAsia="黑体" w:hint="eastAsia"/>
          <w:sz w:val="72"/>
        </w:rPr>
        <w:t>D</w:t>
      </w:r>
      <w:r>
        <w:rPr>
          <w:rFonts w:eastAsia="黑体"/>
          <w:sz w:val="72"/>
        </w:rPr>
        <w:t>U</w:t>
      </w:r>
      <w:r w:rsidR="005313AD">
        <w:rPr>
          <w:rFonts w:eastAsia="黑体" w:hint="eastAsia"/>
          <w:sz w:val="72"/>
        </w:rPr>
        <w:t>功率分配</w:t>
      </w:r>
      <w:r w:rsidR="00923C94">
        <w:rPr>
          <w:rFonts w:eastAsia="黑体" w:hint="eastAsia"/>
          <w:sz w:val="72"/>
        </w:rPr>
        <w:t>软件概要设计</w:t>
      </w:r>
    </w:p>
    <w:p w14:paraId="646F5D69" w14:textId="77777777" w:rsidR="00923C94" w:rsidRDefault="00923C94" w:rsidP="00923C94">
      <w:pPr>
        <w:jc w:val="center"/>
        <w:rPr>
          <w:rFonts w:ascii="黑体" w:eastAsia="黑体"/>
          <w:sz w:val="72"/>
        </w:rPr>
      </w:pPr>
    </w:p>
    <w:p w14:paraId="1F5F6042" w14:textId="77777777" w:rsidR="00923C94" w:rsidRDefault="00923C94" w:rsidP="00923C94">
      <w:pPr>
        <w:rPr>
          <w:sz w:val="24"/>
        </w:rPr>
      </w:pPr>
      <w:r w:rsidRPr="00F00735">
        <w:rPr>
          <w:rFonts w:hint="eastAsia"/>
          <w:b/>
          <w:sz w:val="24"/>
          <w:u w:val="single"/>
        </w:rPr>
        <w:t>发放范围</w:t>
      </w:r>
      <w:r>
        <w:rPr>
          <w:rFonts w:hint="eastAsia"/>
          <w:sz w:val="24"/>
        </w:rPr>
        <w:t>：</w:t>
      </w:r>
      <w:r>
        <w:rPr>
          <w:rFonts w:hint="eastAsia"/>
          <w:sz w:val="24"/>
        </w:rPr>
        <w:t>X</w:t>
      </w:r>
      <w:r>
        <w:rPr>
          <w:sz w:val="24"/>
        </w:rPr>
        <w:t>XXX</w:t>
      </w:r>
      <w:r>
        <w:rPr>
          <w:rFonts w:hint="eastAsia"/>
          <w:sz w:val="24"/>
        </w:rPr>
        <w:t>软件开发部、项目组、评审组</w:t>
      </w:r>
    </w:p>
    <w:p w14:paraId="28FC9906" w14:textId="77777777" w:rsidR="00923C94" w:rsidRPr="00A83216" w:rsidRDefault="00923C94" w:rsidP="00923C94">
      <w:r>
        <w:rPr>
          <w:rFonts w:hint="eastAsia"/>
          <w:b/>
          <w:sz w:val="24"/>
          <w:u w:val="single"/>
        </w:rPr>
        <w:t>本模板责任部门</w:t>
      </w:r>
      <w:r w:rsidRPr="00F00735">
        <w:rPr>
          <w:rFonts w:hint="eastAsia"/>
          <w:sz w:val="24"/>
        </w:rPr>
        <w:t>：</w:t>
      </w:r>
      <w:r>
        <w:rPr>
          <w:rFonts w:hint="eastAsia"/>
          <w:sz w:val="24"/>
        </w:rPr>
        <w:t xml:space="preserve">  </w:t>
      </w:r>
      <w:r>
        <w:rPr>
          <w:rFonts w:hint="eastAsia"/>
          <w:sz w:val="24"/>
        </w:rPr>
        <w:t>中</w:t>
      </w:r>
      <w:proofErr w:type="gramStart"/>
      <w:r>
        <w:rPr>
          <w:rFonts w:hint="eastAsia"/>
          <w:sz w:val="24"/>
        </w:rPr>
        <w:t>研</w:t>
      </w:r>
      <w:proofErr w:type="gramEnd"/>
    </w:p>
    <w:p w14:paraId="7D8734DF" w14:textId="77777777" w:rsidR="00923C94" w:rsidRPr="00041827" w:rsidRDefault="00923C94" w:rsidP="00923C94">
      <w:pPr>
        <w:rPr>
          <w:rFonts w:ascii="黑体" w:eastAsia="黑体"/>
          <w:sz w:val="5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17"/>
        <w:gridCol w:w="2795"/>
        <w:gridCol w:w="1677"/>
        <w:gridCol w:w="2795"/>
      </w:tblGrid>
      <w:tr w:rsidR="00923C94" w14:paraId="346987F9" w14:textId="77777777" w:rsidTr="00994875">
        <w:trPr>
          <w:trHeight w:val="669"/>
          <w:jc w:val="center"/>
        </w:trPr>
        <w:tc>
          <w:tcPr>
            <w:tcW w:w="1817" w:type="dxa"/>
            <w:vAlign w:val="center"/>
          </w:tcPr>
          <w:p w14:paraId="470449F8" w14:textId="77777777" w:rsidR="00923C94" w:rsidRPr="005F0502" w:rsidRDefault="00923C94" w:rsidP="00994875">
            <w:pPr>
              <w:pStyle w:val="a0"/>
              <w:spacing w:line="240" w:lineRule="auto"/>
              <w:jc w:val="center"/>
              <w:rPr>
                <w:b/>
                <w:bCs/>
              </w:rPr>
            </w:pPr>
            <w:r w:rsidRPr="005F0502">
              <w:rPr>
                <w:rFonts w:eastAsia="黑体"/>
                <w:b/>
                <w:bCs/>
                <w:sz w:val="24"/>
                <w:szCs w:val="24"/>
              </w:rPr>
              <w:t>项目名称</w:t>
            </w:r>
          </w:p>
        </w:tc>
        <w:tc>
          <w:tcPr>
            <w:tcW w:w="2795" w:type="dxa"/>
            <w:vAlign w:val="center"/>
          </w:tcPr>
          <w:p w14:paraId="0A968BC9" w14:textId="6C4D7881" w:rsidR="00923C94" w:rsidRPr="00743AEB" w:rsidRDefault="00A33009" w:rsidP="00994875">
            <w:pPr>
              <w:jc w:val="center"/>
              <w:rPr>
                <w:rFonts w:eastAsia="黑体"/>
                <w:sz w:val="24"/>
              </w:rPr>
            </w:pPr>
            <w:r w:rsidRPr="00925A6A">
              <w:rPr>
                <w:rFonts w:eastAsia="黑体" w:hint="eastAsia"/>
                <w:sz w:val="24"/>
              </w:rPr>
              <w:t>基于</w:t>
            </w:r>
            <w:r w:rsidRPr="00925A6A">
              <w:rPr>
                <w:rFonts w:eastAsia="黑体" w:hint="eastAsia"/>
                <w:sz w:val="24"/>
              </w:rPr>
              <w:t>IMAP</w:t>
            </w:r>
            <w:r w:rsidRPr="00925A6A">
              <w:rPr>
                <w:rFonts w:eastAsia="黑体" w:hint="eastAsia"/>
                <w:sz w:val="24"/>
              </w:rPr>
              <w:t>的</w:t>
            </w:r>
            <w:r w:rsidRPr="00925A6A">
              <w:rPr>
                <w:rFonts w:eastAsia="黑体" w:hint="eastAsia"/>
                <w:sz w:val="24"/>
              </w:rPr>
              <w:t>PCU</w:t>
            </w:r>
            <w:r w:rsidR="005313AD">
              <w:rPr>
                <w:rFonts w:eastAsia="黑体" w:hint="eastAsia"/>
                <w:sz w:val="24"/>
              </w:rPr>
              <w:t>功率分配</w:t>
            </w:r>
            <w:r w:rsidRPr="00925A6A">
              <w:rPr>
                <w:rFonts w:eastAsia="黑体" w:hint="eastAsia"/>
                <w:sz w:val="24"/>
              </w:rPr>
              <w:t>软件</w:t>
            </w:r>
            <w:r w:rsidR="005313AD">
              <w:rPr>
                <w:rFonts w:eastAsia="黑体" w:hint="eastAsia"/>
                <w:sz w:val="24"/>
              </w:rPr>
              <w:t>概要设计</w:t>
            </w:r>
          </w:p>
        </w:tc>
        <w:tc>
          <w:tcPr>
            <w:tcW w:w="1677" w:type="dxa"/>
            <w:vAlign w:val="center"/>
          </w:tcPr>
          <w:p w14:paraId="4C7D4595" w14:textId="77777777" w:rsidR="00923C94" w:rsidRPr="005F0502" w:rsidRDefault="00923C94" w:rsidP="00994875">
            <w:pPr>
              <w:pStyle w:val="a1"/>
              <w:rPr>
                <w:rFonts w:ascii="Times New Roman" w:hAnsi="Times New Roman" w:cs="Times New Roman"/>
              </w:rPr>
            </w:pPr>
            <w:r w:rsidRPr="005F0502">
              <w:rPr>
                <w:rFonts w:ascii="Times New Roman" w:hAnsi="Times New Roman" w:cs="Times New Roman"/>
              </w:rPr>
              <w:t>项目代码</w:t>
            </w:r>
          </w:p>
        </w:tc>
        <w:tc>
          <w:tcPr>
            <w:tcW w:w="2795" w:type="dxa"/>
            <w:vAlign w:val="center"/>
          </w:tcPr>
          <w:p w14:paraId="7CE33B5E" w14:textId="77777777" w:rsidR="00923C94" w:rsidRPr="00635DEC" w:rsidRDefault="00A33009" w:rsidP="00994875">
            <w:pPr>
              <w:pStyle w:val="a1"/>
              <w:rPr>
                <w:rFonts w:ascii="Times New Roman" w:hAnsi="Times New Roman" w:cs="Times New Roman"/>
                <w:b w:val="0"/>
              </w:rPr>
            </w:pPr>
            <w:r>
              <w:rPr>
                <w:rFonts w:ascii="Times New Roman" w:hAnsi="Times New Roman" w:cs="Times New Roman"/>
                <w:b w:val="0"/>
              </w:rPr>
              <w:t>A2508</w:t>
            </w:r>
          </w:p>
        </w:tc>
      </w:tr>
      <w:tr w:rsidR="00A33009" w14:paraId="516355CA" w14:textId="77777777" w:rsidTr="00994875">
        <w:trPr>
          <w:trHeight w:val="684"/>
          <w:jc w:val="center"/>
        </w:trPr>
        <w:tc>
          <w:tcPr>
            <w:tcW w:w="1817" w:type="dxa"/>
            <w:vAlign w:val="center"/>
          </w:tcPr>
          <w:p w14:paraId="4F923AFD" w14:textId="77777777" w:rsidR="00A33009" w:rsidRPr="005F0502" w:rsidRDefault="00A33009" w:rsidP="00A33009">
            <w:pPr>
              <w:pStyle w:val="a"/>
            </w:pPr>
            <w:r w:rsidRPr="005F0502">
              <w:rPr>
                <w:rFonts w:eastAsia="黑体"/>
              </w:rPr>
              <w:t>拟制人</w:t>
            </w:r>
          </w:p>
        </w:tc>
        <w:tc>
          <w:tcPr>
            <w:tcW w:w="2795" w:type="dxa"/>
            <w:vAlign w:val="center"/>
          </w:tcPr>
          <w:p w14:paraId="37EDEC74" w14:textId="34468DF7" w:rsidR="00A33009" w:rsidRDefault="005313AD" w:rsidP="00A33009">
            <w:pPr>
              <w:jc w:val="center"/>
              <w:rPr>
                <w:rFonts w:eastAsia="黑体"/>
                <w:sz w:val="24"/>
              </w:rPr>
            </w:pPr>
            <w:r>
              <w:rPr>
                <w:rFonts w:eastAsia="黑体" w:hint="eastAsia"/>
                <w:sz w:val="24"/>
              </w:rPr>
              <w:t>YBA40320</w:t>
            </w:r>
          </w:p>
        </w:tc>
        <w:tc>
          <w:tcPr>
            <w:tcW w:w="1677" w:type="dxa"/>
            <w:vAlign w:val="center"/>
          </w:tcPr>
          <w:p w14:paraId="3D94F13D" w14:textId="77777777" w:rsidR="00A33009" w:rsidRPr="005F0502" w:rsidRDefault="00A33009" w:rsidP="00A33009">
            <w:pPr>
              <w:pStyle w:val="a"/>
            </w:pPr>
            <w:r w:rsidRPr="005F0502">
              <w:rPr>
                <w:rFonts w:eastAsia="黑体"/>
              </w:rPr>
              <w:t>日期</w:t>
            </w:r>
          </w:p>
        </w:tc>
        <w:tc>
          <w:tcPr>
            <w:tcW w:w="2795" w:type="dxa"/>
            <w:vAlign w:val="center"/>
          </w:tcPr>
          <w:p w14:paraId="15F7757F" w14:textId="79E11BA5" w:rsidR="00A33009" w:rsidRPr="00743AEB" w:rsidRDefault="00A33009" w:rsidP="00A33009">
            <w:pPr>
              <w:pStyle w:val="a1"/>
              <w:rPr>
                <w:rFonts w:ascii="Times New Roman" w:hAnsi="Times New Roman" w:cs="Times New Roman"/>
                <w:b w:val="0"/>
              </w:rPr>
            </w:pPr>
            <w:r>
              <w:rPr>
                <w:rFonts w:ascii="Times New Roman" w:hAnsi="Times New Roman" w:cs="Times New Roman" w:hint="eastAsia"/>
                <w:b w:val="0"/>
              </w:rPr>
              <w:t>2</w:t>
            </w:r>
            <w:r>
              <w:rPr>
                <w:rFonts w:ascii="Times New Roman" w:hAnsi="Times New Roman" w:cs="Times New Roman"/>
                <w:b w:val="0"/>
              </w:rPr>
              <w:t>025-0</w:t>
            </w:r>
            <w:r w:rsidR="005313AD">
              <w:rPr>
                <w:rFonts w:ascii="Times New Roman" w:hAnsi="Times New Roman" w:cs="Times New Roman" w:hint="eastAsia"/>
                <w:b w:val="0"/>
              </w:rPr>
              <w:t>9</w:t>
            </w:r>
            <w:r>
              <w:rPr>
                <w:rFonts w:ascii="Times New Roman" w:hAnsi="Times New Roman" w:cs="Times New Roman"/>
                <w:b w:val="0"/>
              </w:rPr>
              <w:t>-</w:t>
            </w:r>
            <w:r w:rsidR="005313AD">
              <w:rPr>
                <w:rFonts w:ascii="Times New Roman" w:hAnsi="Times New Roman" w:cs="Times New Roman" w:hint="eastAsia"/>
                <w:b w:val="0"/>
              </w:rPr>
              <w:t>22</w:t>
            </w:r>
          </w:p>
        </w:tc>
      </w:tr>
      <w:tr w:rsidR="00A33009" w14:paraId="1AF298CF" w14:textId="77777777" w:rsidTr="00994875">
        <w:trPr>
          <w:trHeight w:val="669"/>
          <w:jc w:val="center"/>
        </w:trPr>
        <w:tc>
          <w:tcPr>
            <w:tcW w:w="1817" w:type="dxa"/>
            <w:vAlign w:val="center"/>
          </w:tcPr>
          <w:p w14:paraId="6ADEF940" w14:textId="77777777" w:rsidR="00A33009" w:rsidRPr="005F0502" w:rsidRDefault="00A33009" w:rsidP="00A33009">
            <w:pPr>
              <w:pStyle w:val="a"/>
            </w:pPr>
            <w:r w:rsidRPr="005F0502">
              <w:rPr>
                <w:rFonts w:eastAsia="黑体"/>
              </w:rPr>
              <w:t>审核人</w:t>
            </w:r>
          </w:p>
        </w:tc>
        <w:tc>
          <w:tcPr>
            <w:tcW w:w="2795" w:type="dxa"/>
            <w:vAlign w:val="center"/>
          </w:tcPr>
          <w:p w14:paraId="070D0869" w14:textId="238DE65A" w:rsidR="00A33009" w:rsidRDefault="00A33009" w:rsidP="00A33009">
            <w:pPr>
              <w:jc w:val="center"/>
              <w:rPr>
                <w:rFonts w:eastAsia="黑体"/>
                <w:sz w:val="24"/>
              </w:rPr>
            </w:pPr>
          </w:p>
        </w:tc>
        <w:tc>
          <w:tcPr>
            <w:tcW w:w="1677" w:type="dxa"/>
            <w:vAlign w:val="center"/>
          </w:tcPr>
          <w:p w14:paraId="1A0856E0" w14:textId="77777777" w:rsidR="00A33009" w:rsidRPr="005F0502" w:rsidRDefault="00A33009" w:rsidP="00A33009">
            <w:pPr>
              <w:pStyle w:val="a"/>
            </w:pPr>
            <w:r w:rsidRPr="005F0502">
              <w:rPr>
                <w:rFonts w:eastAsia="黑体"/>
              </w:rPr>
              <w:t>日期</w:t>
            </w:r>
          </w:p>
        </w:tc>
        <w:tc>
          <w:tcPr>
            <w:tcW w:w="2795" w:type="dxa"/>
            <w:vAlign w:val="center"/>
          </w:tcPr>
          <w:p w14:paraId="4CF981BA" w14:textId="77777777" w:rsidR="00A33009" w:rsidRPr="00743AEB" w:rsidRDefault="00A33009" w:rsidP="00A33009">
            <w:pPr>
              <w:pStyle w:val="a1"/>
              <w:rPr>
                <w:rFonts w:ascii="Times New Roman" w:hAnsi="Times New Roman" w:cs="Times New Roman"/>
                <w:b w:val="0"/>
              </w:rPr>
            </w:pPr>
          </w:p>
        </w:tc>
      </w:tr>
      <w:tr w:rsidR="00A33009" w14:paraId="678CAD37" w14:textId="77777777" w:rsidTr="00994875">
        <w:trPr>
          <w:trHeight w:val="684"/>
          <w:jc w:val="center"/>
        </w:trPr>
        <w:tc>
          <w:tcPr>
            <w:tcW w:w="1817" w:type="dxa"/>
            <w:vAlign w:val="center"/>
          </w:tcPr>
          <w:p w14:paraId="67DD07AD" w14:textId="77777777" w:rsidR="00A33009" w:rsidRPr="005F0502" w:rsidRDefault="00A33009" w:rsidP="00A33009">
            <w:pPr>
              <w:pStyle w:val="a"/>
            </w:pPr>
            <w:r w:rsidRPr="005F0502">
              <w:rPr>
                <w:rFonts w:eastAsia="黑体"/>
              </w:rPr>
              <w:t>批准人</w:t>
            </w:r>
          </w:p>
        </w:tc>
        <w:tc>
          <w:tcPr>
            <w:tcW w:w="2795" w:type="dxa"/>
            <w:vAlign w:val="center"/>
          </w:tcPr>
          <w:p w14:paraId="257C66D2" w14:textId="7E1C6CFB" w:rsidR="00A33009" w:rsidRDefault="00A33009" w:rsidP="00A33009">
            <w:pPr>
              <w:jc w:val="center"/>
              <w:rPr>
                <w:rFonts w:eastAsia="黑体"/>
                <w:sz w:val="24"/>
              </w:rPr>
            </w:pPr>
          </w:p>
        </w:tc>
        <w:tc>
          <w:tcPr>
            <w:tcW w:w="1677" w:type="dxa"/>
            <w:vAlign w:val="center"/>
          </w:tcPr>
          <w:p w14:paraId="30813A24" w14:textId="77777777" w:rsidR="00A33009" w:rsidRPr="005F0502" w:rsidRDefault="00A33009" w:rsidP="00A33009">
            <w:pPr>
              <w:pStyle w:val="a"/>
            </w:pPr>
            <w:r w:rsidRPr="005F0502">
              <w:rPr>
                <w:rFonts w:eastAsia="黑体"/>
              </w:rPr>
              <w:t>日期</w:t>
            </w:r>
          </w:p>
        </w:tc>
        <w:tc>
          <w:tcPr>
            <w:tcW w:w="2795" w:type="dxa"/>
            <w:vAlign w:val="center"/>
          </w:tcPr>
          <w:p w14:paraId="68A0453A" w14:textId="77777777" w:rsidR="00A33009" w:rsidRPr="00743AEB" w:rsidRDefault="00A33009" w:rsidP="00A33009">
            <w:pPr>
              <w:pStyle w:val="a1"/>
              <w:rPr>
                <w:rFonts w:ascii="Times New Roman" w:hAnsi="Times New Roman" w:cs="Times New Roman"/>
                <w:b w:val="0"/>
              </w:rPr>
            </w:pPr>
          </w:p>
        </w:tc>
      </w:tr>
    </w:tbl>
    <w:p w14:paraId="1ADE0D72" w14:textId="77777777" w:rsidR="00923C94" w:rsidRDefault="00923C94" w:rsidP="00923C94"/>
    <w:p w14:paraId="53B6888F" w14:textId="77777777" w:rsidR="00923C94" w:rsidRDefault="00923C94" w:rsidP="00923C94"/>
    <w:p w14:paraId="1CA1ADFE" w14:textId="77777777" w:rsidR="00923C94" w:rsidRPr="003920A9" w:rsidRDefault="00923C94" w:rsidP="00923C94">
      <w:pPr>
        <w:spacing w:line="360" w:lineRule="auto"/>
        <w:rPr>
          <w:b/>
          <w:sz w:val="24"/>
        </w:rPr>
      </w:pPr>
      <w:r w:rsidRPr="003920A9">
        <w:rPr>
          <w:rFonts w:hint="eastAsia"/>
          <w:b/>
          <w:sz w:val="24"/>
        </w:rPr>
        <w:t>修订记录：</w:t>
      </w:r>
    </w:p>
    <w:tbl>
      <w:tblPr>
        <w:tblW w:w="9115" w:type="dxa"/>
        <w:jc w:val="center"/>
        <w:tblLayout w:type="fixed"/>
        <w:tblLook w:val="0000" w:firstRow="0" w:lastRow="0" w:firstColumn="0" w:lastColumn="0" w:noHBand="0" w:noVBand="0"/>
      </w:tblPr>
      <w:tblGrid>
        <w:gridCol w:w="1013"/>
        <w:gridCol w:w="1447"/>
        <w:gridCol w:w="3202"/>
        <w:gridCol w:w="1252"/>
        <w:gridCol w:w="1134"/>
        <w:gridCol w:w="1067"/>
      </w:tblGrid>
      <w:tr w:rsidR="00923C94" w:rsidRPr="003920A9" w14:paraId="49E2F80C" w14:textId="77777777" w:rsidTr="00A33009">
        <w:trPr>
          <w:trHeight w:val="48"/>
          <w:jc w:val="center"/>
        </w:trPr>
        <w:tc>
          <w:tcPr>
            <w:tcW w:w="1013" w:type="dxa"/>
            <w:tcBorders>
              <w:top w:val="single" w:sz="6" w:space="0" w:color="auto"/>
              <w:left w:val="single" w:sz="6" w:space="0" w:color="auto"/>
              <w:bottom w:val="single" w:sz="6" w:space="0" w:color="auto"/>
              <w:right w:val="single" w:sz="6" w:space="0" w:color="auto"/>
            </w:tcBorders>
            <w:vAlign w:val="center"/>
          </w:tcPr>
          <w:p w14:paraId="019CAD2A" w14:textId="77777777" w:rsidR="00923C94" w:rsidRPr="003920A9" w:rsidRDefault="00923C94" w:rsidP="00994875">
            <w:pPr>
              <w:pStyle w:val="1"/>
              <w:jc w:val="center"/>
              <w:rPr>
                <w:sz w:val="21"/>
                <w:szCs w:val="21"/>
              </w:rPr>
            </w:pPr>
            <w:r w:rsidRPr="003920A9">
              <w:rPr>
                <w:rFonts w:ascii="宋体" w:hint="eastAsia"/>
                <w:sz w:val="21"/>
                <w:szCs w:val="21"/>
              </w:rPr>
              <w:t>版本</w:t>
            </w:r>
          </w:p>
        </w:tc>
        <w:tc>
          <w:tcPr>
            <w:tcW w:w="1447" w:type="dxa"/>
            <w:tcBorders>
              <w:top w:val="single" w:sz="6" w:space="0" w:color="auto"/>
              <w:left w:val="single" w:sz="6" w:space="0" w:color="auto"/>
              <w:bottom w:val="single" w:sz="6" w:space="0" w:color="auto"/>
              <w:right w:val="single" w:sz="6" w:space="0" w:color="auto"/>
            </w:tcBorders>
            <w:vAlign w:val="center"/>
          </w:tcPr>
          <w:p w14:paraId="72ABC719" w14:textId="77777777" w:rsidR="00923C94" w:rsidRPr="003920A9" w:rsidRDefault="00923C94" w:rsidP="00994875">
            <w:pPr>
              <w:pStyle w:val="1"/>
              <w:jc w:val="center"/>
              <w:rPr>
                <w:sz w:val="21"/>
                <w:szCs w:val="21"/>
              </w:rPr>
            </w:pPr>
            <w:r w:rsidRPr="003920A9">
              <w:rPr>
                <w:rFonts w:ascii="宋体" w:hint="eastAsia"/>
                <w:sz w:val="21"/>
                <w:szCs w:val="21"/>
              </w:rPr>
              <w:t>日期</w:t>
            </w:r>
          </w:p>
        </w:tc>
        <w:tc>
          <w:tcPr>
            <w:tcW w:w="3202" w:type="dxa"/>
            <w:tcBorders>
              <w:top w:val="single" w:sz="6" w:space="0" w:color="auto"/>
              <w:left w:val="single" w:sz="6" w:space="0" w:color="auto"/>
              <w:bottom w:val="single" w:sz="6" w:space="0" w:color="auto"/>
              <w:right w:val="single" w:sz="6" w:space="0" w:color="auto"/>
            </w:tcBorders>
            <w:vAlign w:val="center"/>
          </w:tcPr>
          <w:p w14:paraId="4301F5AE" w14:textId="77777777" w:rsidR="00923C94" w:rsidRPr="003920A9" w:rsidRDefault="00923C94" w:rsidP="00994875">
            <w:pPr>
              <w:pStyle w:val="1"/>
              <w:jc w:val="center"/>
              <w:rPr>
                <w:sz w:val="21"/>
                <w:szCs w:val="21"/>
              </w:rPr>
            </w:pPr>
            <w:r w:rsidRPr="003920A9">
              <w:rPr>
                <w:rFonts w:ascii="宋体" w:hint="eastAsia"/>
                <w:sz w:val="21"/>
                <w:szCs w:val="21"/>
              </w:rPr>
              <w:t>修改内容及理由</w:t>
            </w:r>
          </w:p>
        </w:tc>
        <w:tc>
          <w:tcPr>
            <w:tcW w:w="1252" w:type="dxa"/>
            <w:tcBorders>
              <w:top w:val="single" w:sz="6" w:space="0" w:color="auto"/>
              <w:left w:val="single" w:sz="6" w:space="0" w:color="auto"/>
              <w:bottom w:val="single" w:sz="6" w:space="0" w:color="auto"/>
              <w:right w:val="single" w:sz="6" w:space="0" w:color="auto"/>
            </w:tcBorders>
            <w:vAlign w:val="center"/>
          </w:tcPr>
          <w:p w14:paraId="3D3AF34C" w14:textId="77777777" w:rsidR="00923C94" w:rsidRPr="003920A9" w:rsidRDefault="00923C94" w:rsidP="00994875">
            <w:pPr>
              <w:pStyle w:val="1"/>
              <w:jc w:val="center"/>
              <w:rPr>
                <w:sz w:val="21"/>
                <w:szCs w:val="21"/>
              </w:rPr>
            </w:pPr>
            <w:r>
              <w:rPr>
                <w:rFonts w:ascii="宋体" w:hint="eastAsia"/>
                <w:sz w:val="21"/>
                <w:szCs w:val="21"/>
              </w:rPr>
              <w:t>拟制人</w:t>
            </w:r>
          </w:p>
        </w:tc>
        <w:tc>
          <w:tcPr>
            <w:tcW w:w="1134" w:type="dxa"/>
            <w:tcBorders>
              <w:top w:val="single" w:sz="6" w:space="0" w:color="auto"/>
              <w:left w:val="single" w:sz="6" w:space="0" w:color="auto"/>
              <w:bottom w:val="single" w:sz="6" w:space="0" w:color="auto"/>
              <w:right w:val="single" w:sz="6" w:space="0" w:color="auto"/>
            </w:tcBorders>
            <w:vAlign w:val="center"/>
          </w:tcPr>
          <w:p w14:paraId="19947158" w14:textId="77777777" w:rsidR="00923C94" w:rsidRPr="003920A9" w:rsidRDefault="00923C94" w:rsidP="00994875">
            <w:pPr>
              <w:pStyle w:val="1"/>
              <w:jc w:val="center"/>
            </w:pPr>
            <w:r w:rsidRPr="00FE3C91">
              <w:rPr>
                <w:rFonts w:ascii="宋体" w:hint="eastAsia"/>
                <w:sz w:val="21"/>
                <w:szCs w:val="21"/>
              </w:rPr>
              <w:t>审核</w:t>
            </w:r>
            <w:r>
              <w:rPr>
                <w:rFonts w:ascii="宋体" w:hint="eastAsia"/>
                <w:sz w:val="21"/>
                <w:szCs w:val="21"/>
              </w:rPr>
              <w:t>人</w:t>
            </w:r>
          </w:p>
        </w:tc>
        <w:tc>
          <w:tcPr>
            <w:tcW w:w="1067" w:type="dxa"/>
            <w:tcBorders>
              <w:top w:val="single" w:sz="6" w:space="0" w:color="auto"/>
              <w:left w:val="single" w:sz="6" w:space="0" w:color="auto"/>
              <w:bottom w:val="single" w:sz="6" w:space="0" w:color="auto"/>
              <w:right w:val="single" w:sz="6" w:space="0" w:color="auto"/>
            </w:tcBorders>
            <w:vAlign w:val="center"/>
          </w:tcPr>
          <w:p w14:paraId="6ECD026D" w14:textId="77777777" w:rsidR="00923C94" w:rsidRPr="003920A9" w:rsidRDefault="00923C94" w:rsidP="00994875">
            <w:pPr>
              <w:pStyle w:val="1"/>
              <w:jc w:val="center"/>
              <w:rPr>
                <w:sz w:val="21"/>
                <w:szCs w:val="21"/>
              </w:rPr>
            </w:pPr>
            <w:r w:rsidRPr="003920A9">
              <w:rPr>
                <w:rFonts w:ascii="宋体" w:hint="eastAsia"/>
                <w:sz w:val="21"/>
                <w:szCs w:val="21"/>
              </w:rPr>
              <w:t>批准</w:t>
            </w:r>
            <w:r>
              <w:rPr>
                <w:rFonts w:ascii="宋体" w:hint="eastAsia"/>
                <w:sz w:val="21"/>
                <w:szCs w:val="21"/>
              </w:rPr>
              <w:t>人</w:t>
            </w:r>
          </w:p>
        </w:tc>
      </w:tr>
      <w:tr w:rsidR="00A33009" w14:paraId="3AB11BE8" w14:textId="77777777" w:rsidTr="00A33009">
        <w:trPr>
          <w:trHeight w:val="188"/>
          <w:jc w:val="center"/>
        </w:trPr>
        <w:tc>
          <w:tcPr>
            <w:tcW w:w="1013" w:type="dxa"/>
            <w:tcBorders>
              <w:top w:val="single" w:sz="6" w:space="0" w:color="auto"/>
              <w:left w:val="single" w:sz="6" w:space="0" w:color="auto"/>
              <w:bottom w:val="single" w:sz="6" w:space="0" w:color="auto"/>
              <w:right w:val="single" w:sz="6" w:space="0" w:color="auto"/>
            </w:tcBorders>
            <w:vAlign w:val="center"/>
          </w:tcPr>
          <w:p w14:paraId="2352C64B" w14:textId="77777777" w:rsidR="00A33009" w:rsidRDefault="00A33009" w:rsidP="00A33009">
            <w:pPr>
              <w:jc w:val="center"/>
            </w:pPr>
            <w:r>
              <w:t>V1.0</w:t>
            </w:r>
          </w:p>
        </w:tc>
        <w:tc>
          <w:tcPr>
            <w:tcW w:w="1447" w:type="dxa"/>
            <w:tcBorders>
              <w:top w:val="single" w:sz="6" w:space="0" w:color="auto"/>
              <w:left w:val="single" w:sz="6" w:space="0" w:color="auto"/>
              <w:bottom w:val="single" w:sz="6" w:space="0" w:color="auto"/>
              <w:right w:val="single" w:sz="6" w:space="0" w:color="auto"/>
            </w:tcBorders>
            <w:vAlign w:val="center"/>
          </w:tcPr>
          <w:p w14:paraId="398DEE3C" w14:textId="66C28DA2" w:rsidR="00A33009" w:rsidRDefault="00A33009" w:rsidP="00A33009">
            <w:pPr>
              <w:jc w:val="center"/>
            </w:pPr>
            <w:r w:rsidRPr="006A300B">
              <w:t>2025-0</w:t>
            </w:r>
            <w:r w:rsidR="005313AD">
              <w:rPr>
                <w:rFonts w:hint="eastAsia"/>
              </w:rPr>
              <w:t>9</w:t>
            </w:r>
            <w:r w:rsidRPr="006A300B">
              <w:t>-</w:t>
            </w:r>
            <w:r w:rsidR="005313AD">
              <w:rPr>
                <w:rFonts w:hint="eastAsia"/>
              </w:rPr>
              <w:t>22</w:t>
            </w:r>
          </w:p>
        </w:tc>
        <w:tc>
          <w:tcPr>
            <w:tcW w:w="3202" w:type="dxa"/>
            <w:tcBorders>
              <w:top w:val="single" w:sz="6" w:space="0" w:color="auto"/>
              <w:left w:val="single" w:sz="6" w:space="0" w:color="auto"/>
              <w:bottom w:val="single" w:sz="6" w:space="0" w:color="auto"/>
              <w:right w:val="single" w:sz="6" w:space="0" w:color="auto"/>
            </w:tcBorders>
            <w:vAlign w:val="center"/>
          </w:tcPr>
          <w:p w14:paraId="14F9361D" w14:textId="3DB224E0" w:rsidR="00A33009" w:rsidRDefault="005313AD" w:rsidP="00A33009">
            <w:pPr>
              <w:jc w:val="left"/>
            </w:pPr>
            <w:r>
              <w:rPr>
                <w:rFonts w:hint="eastAsia"/>
              </w:rPr>
              <w:t>初审文稿</w:t>
            </w:r>
          </w:p>
        </w:tc>
        <w:tc>
          <w:tcPr>
            <w:tcW w:w="1252" w:type="dxa"/>
            <w:tcBorders>
              <w:top w:val="single" w:sz="6" w:space="0" w:color="auto"/>
              <w:left w:val="single" w:sz="6" w:space="0" w:color="auto"/>
              <w:bottom w:val="single" w:sz="6" w:space="0" w:color="auto"/>
              <w:right w:val="single" w:sz="6" w:space="0" w:color="auto"/>
            </w:tcBorders>
            <w:vAlign w:val="center"/>
          </w:tcPr>
          <w:p w14:paraId="379DA07F" w14:textId="45CF781B" w:rsidR="00A33009" w:rsidRDefault="005313AD" w:rsidP="00A33009">
            <w:pPr>
              <w:jc w:val="center"/>
            </w:pPr>
            <w:r>
              <w:rPr>
                <w:rFonts w:hint="eastAsia"/>
              </w:rPr>
              <w:t>YBA40320</w:t>
            </w:r>
          </w:p>
        </w:tc>
        <w:tc>
          <w:tcPr>
            <w:tcW w:w="1134" w:type="dxa"/>
            <w:tcBorders>
              <w:top w:val="single" w:sz="6" w:space="0" w:color="auto"/>
              <w:left w:val="single" w:sz="6" w:space="0" w:color="auto"/>
              <w:bottom w:val="single" w:sz="6" w:space="0" w:color="auto"/>
              <w:right w:val="single" w:sz="6" w:space="0" w:color="auto"/>
            </w:tcBorders>
            <w:vAlign w:val="center"/>
          </w:tcPr>
          <w:p w14:paraId="3522F730" w14:textId="77777777" w:rsidR="00A33009" w:rsidRDefault="00A33009" w:rsidP="00A33009">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1971B81E" w14:textId="77777777" w:rsidR="00A33009" w:rsidRDefault="00A33009" w:rsidP="00A33009">
            <w:pPr>
              <w:jc w:val="center"/>
            </w:pPr>
          </w:p>
        </w:tc>
      </w:tr>
      <w:tr w:rsidR="00923C94" w14:paraId="78FDB749" w14:textId="77777777" w:rsidTr="00A33009">
        <w:trPr>
          <w:trHeight w:val="51"/>
          <w:jc w:val="center"/>
        </w:trPr>
        <w:tc>
          <w:tcPr>
            <w:tcW w:w="1013" w:type="dxa"/>
            <w:tcBorders>
              <w:top w:val="single" w:sz="6" w:space="0" w:color="auto"/>
              <w:left w:val="single" w:sz="6" w:space="0" w:color="auto"/>
              <w:bottom w:val="single" w:sz="6" w:space="0" w:color="auto"/>
              <w:right w:val="single" w:sz="6" w:space="0" w:color="auto"/>
            </w:tcBorders>
            <w:vAlign w:val="center"/>
          </w:tcPr>
          <w:p w14:paraId="37887849" w14:textId="77777777" w:rsidR="00923C94" w:rsidRPr="00030A4E"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097B5CAB"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5C9EBEEC"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510F436B" w14:textId="77777777" w:rsidR="00923C94" w:rsidRPr="00030A4E"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519A37FC" w14:textId="77777777" w:rsidR="00923C94" w:rsidRPr="00030A4E"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2462AFC4" w14:textId="77777777" w:rsidR="00923C94" w:rsidRPr="00030A4E" w:rsidRDefault="00923C94" w:rsidP="00994875">
            <w:pPr>
              <w:jc w:val="center"/>
            </w:pPr>
          </w:p>
        </w:tc>
      </w:tr>
      <w:tr w:rsidR="00923C94" w14:paraId="71A97683" w14:textId="77777777" w:rsidTr="00A33009">
        <w:trPr>
          <w:trHeight w:val="301"/>
          <w:jc w:val="center"/>
        </w:trPr>
        <w:tc>
          <w:tcPr>
            <w:tcW w:w="1013" w:type="dxa"/>
            <w:tcBorders>
              <w:top w:val="single" w:sz="6" w:space="0" w:color="auto"/>
              <w:left w:val="single" w:sz="6" w:space="0" w:color="auto"/>
              <w:bottom w:val="single" w:sz="6" w:space="0" w:color="auto"/>
              <w:right w:val="single" w:sz="6" w:space="0" w:color="auto"/>
            </w:tcBorders>
            <w:vAlign w:val="center"/>
          </w:tcPr>
          <w:p w14:paraId="386D577E" w14:textId="77777777" w:rsidR="00923C94"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55C24CDF"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1A0BE786"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55BDB15B" w14:textId="77777777" w:rsidR="00923C94"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6949DA4E" w14:textId="77777777" w:rsidR="00923C94"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5148D1E7" w14:textId="77777777" w:rsidR="00923C94" w:rsidRDefault="00923C94" w:rsidP="00994875">
            <w:pPr>
              <w:jc w:val="center"/>
            </w:pPr>
          </w:p>
        </w:tc>
      </w:tr>
      <w:tr w:rsidR="00923C94" w14:paraId="2BD6A901" w14:textId="77777777" w:rsidTr="00A33009">
        <w:trPr>
          <w:trHeight w:val="321"/>
          <w:jc w:val="center"/>
        </w:trPr>
        <w:tc>
          <w:tcPr>
            <w:tcW w:w="1013" w:type="dxa"/>
            <w:tcBorders>
              <w:top w:val="single" w:sz="6" w:space="0" w:color="auto"/>
              <w:left w:val="single" w:sz="6" w:space="0" w:color="auto"/>
              <w:bottom w:val="single" w:sz="6" w:space="0" w:color="auto"/>
              <w:right w:val="single" w:sz="6" w:space="0" w:color="auto"/>
            </w:tcBorders>
            <w:vAlign w:val="center"/>
          </w:tcPr>
          <w:p w14:paraId="0D347980" w14:textId="77777777" w:rsidR="00923C94"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3125EB5C"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16C2E351"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4D976B6C" w14:textId="77777777" w:rsidR="00923C94"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4500F5A3" w14:textId="77777777" w:rsidR="00923C94"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50DC3B2A" w14:textId="77777777" w:rsidR="00923C94" w:rsidRDefault="00923C94" w:rsidP="00994875">
            <w:pPr>
              <w:jc w:val="center"/>
            </w:pPr>
          </w:p>
        </w:tc>
      </w:tr>
      <w:tr w:rsidR="00923C94" w14:paraId="05D38002" w14:textId="77777777" w:rsidTr="00A33009">
        <w:trPr>
          <w:trHeight w:val="321"/>
          <w:jc w:val="center"/>
        </w:trPr>
        <w:tc>
          <w:tcPr>
            <w:tcW w:w="1013" w:type="dxa"/>
            <w:tcBorders>
              <w:top w:val="single" w:sz="6" w:space="0" w:color="auto"/>
              <w:left w:val="single" w:sz="6" w:space="0" w:color="auto"/>
              <w:bottom w:val="single" w:sz="6" w:space="0" w:color="auto"/>
              <w:right w:val="single" w:sz="6" w:space="0" w:color="auto"/>
            </w:tcBorders>
            <w:vAlign w:val="center"/>
          </w:tcPr>
          <w:p w14:paraId="651E50AC" w14:textId="77777777" w:rsidR="00923C94"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5709B0FF"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29D810A9"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6103FE0E" w14:textId="77777777" w:rsidR="00923C94"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7136570B" w14:textId="77777777" w:rsidR="00923C94"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4CB639C8" w14:textId="77777777" w:rsidR="00923C94" w:rsidRDefault="00923C94" w:rsidP="00994875">
            <w:pPr>
              <w:jc w:val="center"/>
            </w:pPr>
          </w:p>
        </w:tc>
      </w:tr>
      <w:tr w:rsidR="00923C94" w14:paraId="5F80AF41" w14:textId="77777777" w:rsidTr="00A33009">
        <w:trPr>
          <w:trHeight w:val="321"/>
          <w:jc w:val="center"/>
        </w:trPr>
        <w:tc>
          <w:tcPr>
            <w:tcW w:w="1013" w:type="dxa"/>
            <w:tcBorders>
              <w:top w:val="single" w:sz="6" w:space="0" w:color="auto"/>
              <w:left w:val="single" w:sz="6" w:space="0" w:color="auto"/>
              <w:bottom w:val="single" w:sz="6" w:space="0" w:color="auto"/>
              <w:right w:val="single" w:sz="6" w:space="0" w:color="auto"/>
            </w:tcBorders>
            <w:vAlign w:val="center"/>
          </w:tcPr>
          <w:p w14:paraId="1DE271BE" w14:textId="77777777" w:rsidR="00923C94"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13325587"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0D07C4CF"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7E15E57A" w14:textId="77777777" w:rsidR="00923C94"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291186F0" w14:textId="77777777" w:rsidR="00923C94"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2072645B" w14:textId="77777777" w:rsidR="00923C94" w:rsidRDefault="00923C94" w:rsidP="00994875">
            <w:pPr>
              <w:jc w:val="center"/>
            </w:pPr>
          </w:p>
        </w:tc>
      </w:tr>
      <w:tr w:rsidR="00923C94" w14:paraId="127CDFAC" w14:textId="77777777" w:rsidTr="00A33009">
        <w:trPr>
          <w:trHeight w:val="321"/>
          <w:jc w:val="center"/>
        </w:trPr>
        <w:tc>
          <w:tcPr>
            <w:tcW w:w="1013" w:type="dxa"/>
            <w:tcBorders>
              <w:top w:val="single" w:sz="6" w:space="0" w:color="auto"/>
              <w:left w:val="single" w:sz="6" w:space="0" w:color="auto"/>
              <w:bottom w:val="single" w:sz="6" w:space="0" w:color="auto"/>
              <w:right w:val="single" w:sz="6" w:space="0" w:color="auto"/>
            </w:tcBorders>
            <w:vAlign w:val="center"/>
          </w:tcPr>
          <w:p w14:paraId="66D0334B" w14:textId="77777777" w:rsidR="00923C94" w:rsidRDefault="00923C94" w:rsidP="00994875">
            <w:pPr>
              <w:jc w:val="center"/>
            </w:pPr>
          </w:p>
        </w:tc>
        <w:tc>
          <w:tcPr>
            <w:tcW w:w="1447" w:type="dxa"/>
            <w:tcBorders>
              <w:top w:val="single" w:sz="6" w:space="0" w:color="auto"/>
              <w:left w:val="single" w:sz="6" w:space="0" w:color="auto"/>
              <w:bottom w:val="single" w:sz="6" w:space="0" w:color="auto"/>
              <w:right w:val="single" w:sz="6" w:space="0" w:color="auto"/>
            </w:tcBorders>
            <w:vAlign w:val="center"/>
          </w:tcPr>
          <w:p w14:paraId="5C4CA68D" w14:textId="77777777" w:rsidR="00923C94" w:rsidRDefault="00923C94" w:rsidP="00994875">
            <w:pPr>
              <w:jc w:val="center"/>
            </w:pPr>
          </w:p>
        </w:tc>
        <w:tc>
          <w:tcPr>
            <w:tcW w:w="3202" w:type="dxa"/>
            <w:tcBorders>
              <w:top w:val="single" w:sz="6" w:space="0" w:color="auto"/>
              <w:left w:val="single" w:sz="6" w:space="0" w:color="auto"/>
              <w:bottom w:val="single" w:sz="6" w:space="0" w:color="auto"/>
              <w:right w:val="single" w:sz="6" w:space="0" w:color="auto"/>
            </w:tcBorders>
            <w:vAlign w:val="center"/>
          </w:tcPr>
          <w:p w14:paraId="039E550E" w14:textId="77777777" w:rsidR="00923C94" w:rsidRDefault="00923C94" w:rsidP="00994875">
            <w:pPr>
              <w:jc w:val="left"/>
            </w:pPr>
          </w:p>
        </w:tc>
        <w:tc>
          <w:tcPr>
            <w:tcW w:w="1252" w:type="dxa"/>
            <w:tcBorders>
              <w:top w:val="single" w:sz="6" w:space="0" w:color="auto"/>
              <w:left w:val="single" w:sz="6" w:space="0" w:color="auto"/>
              <w:bottom w:val="single" w:sz="6" w:space="0" w:color="auto"/>
              <w:right w:val="single" w:sz="6" w:space="0" w:color="auto"/>
            </w:tcBorders>
            <w:vAlign w:val="center"/>
          </w:tcPr>
          <w:p w14:paraId="6C31A7CA" w14:textId="77777777" w:rsidR="00923C94" w:rsidRDefault="00923C94" w:rsidP="00994875">
            <w:pPr>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47FEE8F1" w14:textId="77777777" w:rsidR="00923C94" w:rsidRDefault="00923C94" w:rsidP="00994875">
            <w:pPr>
              <w:jc w:val="center"/>
            </w:pPr>
          </w:p>
        </w:tc>
        <w:tc>
          <w:tcPr>
            <w:tcW w:w="1067" w:type="dxa"/>
            <w:tcBorders>
              <w:top w:val="single" w:sz="6" w:space="0" w:color="auto"/>
              <w:left w:val="single" w:sz="6" w:space="0" w:color="auto"/>
              <w:bottom w:val="single" w:sz="6" w:space="0" w:color="auto"/>
              <w:right w:val="single" w:sz="6" w:space="0" w:color="auto"/>
            </w:tcBorders>
            <w:vAlign w:val="center"/>
          </w:tcPr>
          <w:p w14:paraId="193B496F" w14:textId="77777777" w:rsidR="00923C94" w:rsidRDefault="00923C94" w:rsidP="00994875">
            <w:pPr>
              <w:jc w:val="center"/>
            </w:pPr>
          </w:p>
        </w:tc>
      </w:tr>
    </w:tbl>
    <w:p w14:paraId="5B9D93BD" w14:textId="77777777" w:rsidR="00923C94" w:rsidRPr="003213AD" w:rsidRDefault="00923C94" w:rsidP="00923C94">
      <w:pPr>
        <w:widowControl/>
        <w:autoSpaceDE w:val="0"/>
        <w:autoSpaceDN w:val="0"/>
        <w:adjustRightInd w:val="0"/>
        <w:rPr>
          <w:b/>
          <w:kern w:val="0"/>
        </w:rPr>
      </w:pPr>
    </w:p>
    <w:p w14:paraId="473993B9" w14:textId="77777777" w:rsidR="00923C94" w:rsidRPr="003213AD" w:rsidRDefault="00923C94" w:rsidP="00923C94">
      <w:pPr>
        <w:widowControl/>
        <w:tabs>
          <w:tab w:val="left" w:pos="7669"/>
        </w:tabs>
        <w:autoSpaceDE w:val="0"/>
        <w:autoSpaceDN w:val="0"/>
        <w:adjustRightInd w:val="0"/>
        <w:jc w:val="left"/>
        <w:rPr>
          <w:b/>
          <w:bCs/>
          <w:kern w:val="0"/>
        </w:rPr>
      </w:pPr>
    </w:p>
    <w:p w14:paraId="06E506CA" w14:textId="77777777" w:rsidR="00923C94" w:rsidRPr="003213AD" w:rsidRDefault="00923C94" w:rsidP="00923C94">
      <w:pPr>
        <w:widowControl/>
        <w:autoSpaceDE w:val="0"/>
        <w:autoSpaceDN w:val="0"/>
        <w:adjustRightInd w:val="0"/>
        <w:jc w:val="center"/>
        <w:rPr>
          <w:rFonts w:ascii="宋体" w:hAnsi="宋体"/>
          <w:b/>
          <w:bCs/>
          <w:kern w:val="0"/>
        </w:rPr>
      </w:pPr>
      <w:r w:rsidRPr="003213AD">
        <w:rPr>
          <w:b/>
          <w:bCs/>
          <w:kern w:val="0"/>
        </w:rPr>
        <w:br w:type="page"/>
      </w:r>
      <w:r w:rsidRPr="003213AD">
        <w:rPr>
          <w:rFonts w:ascii="宋体" w:hAnsi="宋体" w:hint="eastAsia"/>
          <w:b/>
          <w:bCs/>
          <w:kern w:val="0"/>
          <w:sz w:val="28"/>
        </w:rPr>
        <w:lastRenderedPageBreak/>
        <w:t>目录</w:t>
      </w:r>
    </w:p>
    <w:p w14:paraId="1338994A" w14:textId="639F7DCE" w:rsidR="005E357D" w:rsidRDefault="00923C94">
      <w:pPr>
        <w:pStyle w:val="TOC1"/>
        <w:tabs>
          <w:tab w:val="left" w:pos="840"/>
          <w:tab w:val="right" w:leader="dot" w:pos="9170"/>
        </w:tabs>
        <w:rPr>
          <w:rFonts w:asciiTheme="minorHAnsi" w:eastAsiaTheme="minorEastAsia" w:hAnsiTheme="minorHAnsi" w:cstheme="minorBidi"/>
          <w:noProof/>
          <w:kern w:val="2"/>
          <w:szCs w:val="24"/>
          <w14:ligatures w14:val="standardContextual"/>
        </w:rPr>
      </w:pPr>
      <w:r w:rsidRPr="003213AD">
        <w:rPr>
          <w:rFonts w:ascii="宋体" w:hAnsi="宋体"/>
        </w:rPr>
        <w:fldChar w:fldCharType="begin"/>
      </w:r>
      <w:r w:rsidRPr="003213AD">
        <w:rPr>
          <w:rFonts w:ascii="宋体" w:hAnsi="宋体"/>
        </w:rPr>
        <w:instrText xml:space="preserve"> TOC \o "1-3" \h \z </w:instrText>
      </w:r>
      <w:r w:rsidRPr="003213AD">
        <w:rPr>
          <w:rFonts w:ascii="宋体" w:hAnsi="宋体"/>
        </w:rPr>
        <w:fldChar w:fldCharType="separate"/>
      </w:r>
      <w:hyperlink w:anchor="_Toc209380739" w:history="1">
        <w:r w:rsidR="005E357D" w:rsidRPr="00B758D8">
          <w:rPr>
            <w:rStyle w:val="Hyperlink"/>
            <w:rFonts w:asciiTheme="majorHAnsi" w:hAnsiTheme="majorHAnsi" w:cstheme="minorHAnsi"/>
            <w:noProof/>
            <w:snapToGrid w:val="0"/>
            <w:w w:val="0"/>
          </w:rPr>
          <w:t>1.</w:t>
        </w:r>
        <w:r w:rsidR="005E357D">
          <w:rPr>
            <w:rFonts w:asciiTheme="minorHAnsi" w:eastAsiaTheme="minorEastAsia" w:hAnsiTheme="minorHAnsi" w:cstheme="minorBidi"/>
            <w:noProof/>
            <w:kern w:val="2"/>
            <w:szCs w:val="24"/>
            <w14:ligatures w14:val="standardContextual"/>
          </w:rPr>
          <w:tab/>
        </w:r>
        <w:r w:rsidR="005E357D" w:rsidRPr="00B758D8">
          <w:rPr>
            <w:rStyle w:val="Hyperlink"/>
            <w:noProof/>
          </w:rPr>
          <w:t>概述</w:t>
        </w:r>
        <w:r w:rsidR="005E357D">
          <w:rPr>
            <w:noProof/>
            <w:webHidden/>
          </w:rPr>
          <w:tab/>
        </w:r>
        <w:r w:rsidR="005E357D">
          <w:rPr>
            <w:noProof/>
            <w:webHidden/>
          </w:rPr>
          <w:fldChar w:fldCharType="begin"/>
        </w:r>
        <w:r w:rsidR="005E357D">
          <w:rPr>
            <w:noProof/>
            <w:webHidden/>
          </w:rPr>
          <w:instrText xml:space="preserve"> PAGEREF _Toc209380739 \h </w:instrText>
        </w:r>
        <w:r w:rsidR="005E357D">
          <w:rPr>
            <w:noProof/>
            <w:webHidden/>
          </w:rPr>
        </w:r>
        <w:r w:rsidR="005E357D">
          <w:rPr>
            <w:noProof/>
            <w:webHidden/>
          </w:rPr>
          <w:fldChar w:fldCharType="separate"/>
        </w:r>
        <w:r w:rsidR="005E357D">
          <w:rPr>
            <w:rFonts w:hint="eastAsia"/>
            <w:noProof/>
            <w:webHidden/>
          </w:rPr>
          <w:t>４</w:t>
        </w:r>
        <w:r w:rsidR="005E357D">
          <w:rPr>
            <w:noProof/>
            <w:webHidden/>
          </w:rPr>
          <w:fldChar w:fldCharType="end"/>
        </w:r>
      </w:hyperlink>
    </w:p>
    <w:p w14:paraId="7D5D6BCB" w14:textId="31DABB85" w:rsidR="005E357D" w:rsidRDefault="005E357D">
      <w:pPr>
        <w:pStyle w:val="TOC2"/>
        <w:rPr>
          <w:rFonts w:asciiTheme="minorHAnsi" w:eastAsiaTheme="minorEastAsia" w:hAnsiTheme="minorHAnsi" w:cstheme="minorBidi"/>
          <w:noProof/>
          <w:kern w:val="2"/>
          <w:szCs w:val="24"/>
          <w14:ligatures w14:val="standardContextual"/>
        </w:rPr>
      </w:pPr>
      <w:hyperlink w:anchor="_Toc209380740" w:history="1">
        <w:r w:rsidRPr="00B758D8">
          <w:rPr>
            <w:rStyle w:val="Hyperlink"/>
            <w:noProof/>
          </w:rPr>
          <w:t>1.1</w:t>
        </w:r>
        <w:r w:rsidRPr="00B758D8">
          <w:rPr>
            <w:rStyle w:val="Hyperlink"/>
            <w:noProof/>
          </w:rPr>
          <w:t>软件背景</w:t>
        </w:r>
        <w:r>
          <w:rPr>
            <w:noProof/>
            <w:webHidden/>
          </w:rPr>
          <w:tab/>
        </w:r>
        <w:r>
          <w:rPr>
            <w:noProof/>
            <w:webHidden/>
          </w:rPr>
          <w:fldChar w:fldCharType="begin"/>
        </w:r>
        <w:r>
          <w:rPr>
            <w:noProof/>
            <w:webHidden/>
          </w:rPr>
          <w:instrText xml:space="preserve"> PAGEREF _Toc209380740 \h </w:instrText>
        </w:r>
        <w:r>
          <w:rPr>
            <w:noProof/>
            <w:webHidden/>
          </w:rPr>
        </w:r>
        <w:r>
          <w:rPr>
            <w:noProof/>
            <w:webHidden/>
          </w:rPr>
          <w:fldChar w:fldCharType="separate"/>
        </w:r>
        <w:r>
          <w:rPr>
            <w:rFonts w:hint="eastAsia"/>
            <w:noProof/>
            <w:webHidden/>
          </w:rPr>
          <w:t>４</w:t>
        </w:r>
        <w:r>
          <w:rPr>
            <w:noProof/>
            <w:webHidden/>
          </w:rPr>
          <w:fldChar w:fldCharType="end"/>
        </w:r>
      </w:hyperlink>
    </w:p>
    <w:p w14:paraId="03FD48A1" w14:textId="796BCBB8" w:rsidR="005E357D" w:rsidRDefault="005E357D">
      <w:pPr>
        <w:pStyle w:val="TOC2"/>
        <w:rPr>
          <w:rFonts w:asciiTheme="minorHAnsi" w:eastAsiaTheme="minorEastAsia" w:hAnsiTheme="minorHAnsi" w:cstheme="minorBidi"/>
          <w:noProof/>
          <w:kern w:val="2"/>
          <w:szCs w:val="24"/>
          <w14:ligatures w14:val="standardContextual"/>
        </w:rPr>
      </w:pPr>
      <w:hyperlink w:anchor="_Toc209380741" w:history="1">
        <w:r w:rsidRPr="00B758D8">
          <w:rPr>
            <w:rStyle w:val="Hyperlink"/>
            <w:noProof/>
          </w:rPr>
          <w:t>1.2</w:t>
        </w:r>
        <w:r w:rsidRPr="00B758D8">
          <w:rPr>
            <w:rStyle w:val="Hyperlink"/>
            <w:noProof/>
          </w:rPr>
          <w:t>软件范围</w:t>
        </w:r>
        <w:r>
          <w:rPr>
            <w:noProof/>
            <w:webHidden/>
          </w:rPr>
          <w:tab/>
        </w:r>
        <w:r>
          <w:rPr>
            <w:noProof/>
            <w:webHidden/>
          </w:rPr>
          <w:fldChar w:fldCharType="begin"/>
        </w:r>
        <w:r>
          <w:rPr>
            <w:noProof/>
            <w:webHidden/>
          </w:rPr>
          <w:instrText xml:space="preserve"> PAGEREF _Toc209380741 \h </w:instrText>
        </w:r>
        <w:r>
          <w:rPr>
            <w:noProof/>
            <w:webHidden/>
          </w:rPr>
        </w:r>
        <w:r>
          <w:rPr>
            <w:noProof/>
            <w:webHidden/>
          </w:rPr>
          <w:fldChar w:fldCharType="separate"/>
        </w:r>
        <w:r>
          <w:rPr>
            <w:rFonts w:hint="eastAsia"/>
            <w:noProof/>
            <w:webHidden/>
          </w:rPr>
          <w:t>４</w:t>
        </w:r>
        <w:r>
          <w:rPr>
            <w:noProof/>
            <w:webHidden/>
          </w:rPr>
          <w:fldChar w:fldCharType="end"/>
        </w:r>
      </w:hyperlink>
    </w:p>
    <w:p w14:paraId="26D801F6" w14:textId="5AC6CEA5" w:rsidR="005E357D" w:rsidRDefault="005E357D">
      <w:pPr>
        <w:pStyle w:val="TOC2"/>
        <w:rPr>
          <w:rFonts w:asciiTheme="minorHAnsi" w:eastAsiaTheme="minorEastAsia" w:hAnsiTheme="minorHAnsi" w:cstheme="minorBidi"/>
          <w:noProof/>
          <w:kern w:val="2"/>
          <w:szCs w:val="24"/>
          <w14:ligatures w14:val="standardContextual"/>
        </w:rPr>
      </w:pPr>
      <w:hyperlink w:anchor="_Toc209380742" w:history="1">
        <w:r w:rsidRPr="00B758D8">
          <w:rPr>
            <w:rStyle w:val="Hyperlink"/>
            <w:noProof/>
          </w:rPr>
          <w:t>1.3</w:t>
        </w:r>
        <w:r w:rsidRPr="00B758D8">
          <w:rPr>
            <w:rStyle w:val="Hyperlink"/>
            <w:noProof/>
          </w:rPr>
          <w:t>开发环境</w:t>
        </w:r>
        <w:r>
          <w:rPr>
            <w:noProof/>
            <w:webHidden/>
          </w:rPr>
          <w:tab/>
        </w:r>
        <w:r>
          <w:rPr>
            <w:noProof/>
            <w:webHidden/>
          </w:rPr>
          <w:fldChar w:fldCharType="begin"/>
        </w:r>
        <w:r>
          <w:rPr>
            <w:noProof/>
            <w:webHidden/>
          </w:rPr>
          <w:instrText xml:space="preserve"> PAGEREF _Toc209380742 \h </w:instrText>
        </w:r>
        <w:r>
          <w:rPr>
            <w:noProof/>
            <w:webHidden/>
          </w:rPr>
        </w:r>
        <w:r>
          <w:rPr>
            <w:noProof/>
            <w:webHidden/>
          </w:rPr>
          <w:fldChar w:fldCharType="separate"/>
        </w:r>
        <w:r>
          <w:rPr>
            <w:rFonts w:hint="eastAsia"/>
            <w:noProof/>
            <w:webHidden/>
          </w:rPr>
          <w:t>４</w:t>
        </w:r>
        <w:r>
          <w:rPr>
            <w:noProof/>
            <w:webHidden/>
          </w:rPr>
          <w:fldChar w:fldCharType="end"/>
        </w:r>
      </w:hyperlink>
    </w:p>
    <w:p w14:paraId="47CFFA0E" w14:textId="4ADC434D" w:rsidR="005E357D" w:rsidRDefault="005E357D">
      <w:pPr>
        <w:pStyle w:val="TOC2"/>
        <w:rPr>
          <w:rFonts w:asciiTheme="minorHAnsi" w:eastAsiaTheme="minorEastAsia" w:hAnsiTheme="minorHAnsi" w:cstheme="minorBidi"/>
          <w:noProof/>
          <w:kern w:val="2"/>
          <w:szCs w:val="24"/>
          <w14:ligatures w14:val="standardContextual"/>
        </w:rPr>
      </w:pPr>
      <w:hyperlink w:anchor="_Toc209380743" w:history="1">
        <w:r w:rsidRPr="00B758D8">
          <w:rPr>
            <w:rStyle w:val="Hyperlink"/>
            <w:noProof/>
          </w:rPr>
          <w:t>1.4</w:t>
        </w:r>
        <w:r w:rsidRPr="00B758D8">
          <w:rPr>
            <w:rStyle w:val="Hyperlink"/>
            <w:noProof/>
          </w:rPr>
          <w:t>命名规范</w:t>
        </w:r>
        <w:r>
          <w:rPr>
            <w:noProof/>
            <w:webHidden/>
          </w:rPr>
          <w:tab/>
        </w:r>
        <w:r>
          <w:rPr>
            <w:noProof/>
            <w:webHidden/>
          </w:rPr>
          <w:fldChar w:fldCharType="begin"/>
        </w:r>
        <w:r>
          <w:rPr>
            <w:noProof/>
            <w:webHidden/>
          </w:rPr>
          <w:instrText xml:space="preserve"> PAGEREF _Toc209380743 \h </w:instrText>
        </w:r>
        <w:r>
          <w:rPr>
            <w:noProof/>
            <w:webHidden/>
          </w:rPr>
        </w:r>
        <w:r>
          <w:rPr>
            <w:noProof/>
            <w:webHidden/>
          </w:rPr>
          <w:fldChar w:fldCharType="separate"/>
        </w:r>
        <w:r>
          <w:rPr>
            <w:rFonts w:hint="eastAsia"/>
            <w:noProof/>
            <w:webHidden/>
          </w:rPr>
          <w:t>４</w:t>
        </w:r>
        <w:r>
          <w:rPr>
            <w:noProof/>
            <w:webHidden/>
          </w:rPr>
          <w:fldChar w:fldCharType="end"/>
        </w:r>
      </w:hyperlink>
    </w:p>
    <w:p w14:paraId="10B8D410" w14:textId="731EAF5C" w:rsidR="005E357D" w:rsidRDefault="005E357D">
      <w:pPr>
        <w:pStyle w:val="TOC2"/>
        <w:rPr>
          <w:rFonts w:asciiTheme="minorHAnsi" w:eastAsiaTheme="minorEastAsia" w:hAnsiTheme="minorHAnsi" w:cstheme="minorBidi"/>
          <w:noProof/>
          <w:kern w:val="2"/>
          <w:szCs w:val="24"/>
          <w14:ligatures w14:val="standardContextual"/>
        </w:rPr>
      </w:pPr>
      <w:hyperlink w:anchor="_Toc209380744" w:history="1">
        <w:r w:rsidRPr="00B758D8">
          <w:rPr>
            <w:rStyle w:val="Hyperlink"/>
            <w:noProof/>
          </w:rPr>
          <w:t>1.5</w:t>
        </w:r>
        <w:r w:rsidRPr="00B758D8">
          <w:rPr>
            <w:rStyle w:val="Hyperlink"/>
            <w:noProof/>
          </w:rPr>
          <w:t>术语和缩写词</w:t>
        </w:r>
        <w:r>
          <w:rPr>
            <w:noProof/>
            <w:webHidden/>
          </w:rPr>
          <w:tab/>
        </w:r>
        <w:r>
          <w:rPr>
            <w:noProof/>
            <w:webHidden/>
          </w:rPr>
          <w:fldChar w:fldCharType="begin"/>
        </w:r>
        <w:r>
          <w:rPr>
            <w:noProof/>
            <w:webHidden/>
          </w:rPr>
          <w:instrText xml:space="preserve"> PAGEREF _Toc209380744 \h </w:instrText>
        </w:r>
        <w:r>
          <w:rPr>
            <w:noProof/>
            <w:webHidden/>
          </w:rPr>
        </w:r>
        <w:r>
          <w:rPr>
            <w:noProof/>
            <w:webHidden/>
          </w:rPr>
          <w:fldChar w:fldCharType="separate"/>
        </w:r>
        <w:r>
          <w:rPr>
            <w:rFonts w:hint="eastAsia"/>
            <w:noProof/>
            <w:webHidden/>
          </w:rPr>
          <w:t>４</w:t>
        </w:r>
        <w:r>
          <w:rPr>
            <w:noProof/>
            <w:webHidden/>
          </w:rPr>
          <w:fldChar w:fldCharType="end"/>
        </w:r>
      </w:hyperlink>
    </w:p>
    <w:p w14:paraId="1DAC2FA6" w14:textId="098FF169"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45" w:history="1">
        <w:r w:rsidRPr="00B758D8">
          <w:rPr>
            <w:rStyle w:val="Hyperlink"/>
            <w:rFonts w:asciiTheme="majorHAnsi" w:hAnsiTheme="majorHAnsi" w:cstheme="minorHAnsi"/>
            <w:noProof/>
            <w:snapToGrid w:val="0"/>
            <w:w w:val="0"/>
          </w:rPr>
          <w:t>2.</w:t>
        </w:r>
        <w:r>
          <w:rPr>
            <w:rFonts w:asciiTheme="minorHAnsi" w:eastAsiaTheme="minorEastAsia" w:hAnsiTheme="minorHAnsi" w:cstheme="minorBidi"/>
            <w:noProof/>
            <w:kern w:val="2"/>
            <w:szCs w:val="24"/>
            <w14:ligatures w14:val="standardContextual"/>
          </w:rPr>
          <w:tab/>
        </w:r>
        <w:r w:rsidRPr="00B758D8">
          <w:rPr>
            <w:rStyle w:val="Hyperlink"/>
            <w:noProof/>
          </w:rPr>
          <w:t>软件工程依赖及基本功能</w:t>
        </w:r>
        <w:r>
          <w:rPr>
            <w:noProof/>
            <w:webHidden/>
          </w:rPr>
          <w:tab/>
        </w:r>
        <w:r>
          <w:rPr>
            <w:noProof/>
            <w:webHidden/>
          </w:rPr>
          <w:fldChar w:fldCharType="begin"/>
        </w:r>
        <w:r>
          <w:rPr>
            <w:noProof/>
            <w:webHidden/>
          </w:rPr>
          <w:instrText xml:space="preserve"> PAGEREF _Toc209380745 \h </w:instrText>
        </w:r>
        <w:r>
          <w:rPr>
            <w:noProof/>
            <w:webHidden/>
          </w:rPr>
        </w:r>
        <w:r>
          <w:rPr>
            <w:noProof/>
            <w:webHidden/>
          </w:rPr>
          <w:fldChar w:fldCharType="separate"/>
        </w:r>
        <w:r>
          <w:rPr>
            <w:rFonts w:hint="eastAsia"/>
            <w:noProof/>
            <w:webHidden/>
          </w:rPr>
          <w:t>６</w:t>
        </w:r>
        <w:r>
          <w:rPr>
            <w:noProof/>
            <w:webHidden/>
          </w:rPr>
          <w:fldChar w:fldCharType="end"/>
        </w:r>
      </w:hyperlink>
    </w:p>
    <w:p w14:paraId="71ACB1DE" w14:textId="41BEFEA0"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46" w:history="1">
        <w:r w:rsidRPr="00B758D8">
          <w:rPr>
            <w:rStyle w:val="Hyperlink"/>
            <w:rFonts w:asciiTheme="majorHAnsi" w:hAnsiTheme="majorHAnsi" w:cstheme="minorHAnsi"/>
            <w:noProof/>
            <w:snapToGrid w:val="0"/>
            <w:w w:val="0"/>
          </w:rPr>
          <w:t>3.</w:t>
        </w:r>
        <w:r>
          <w:rPr>
            <w:rFonts w:asciiTheme="minorHAnsi" w:eastAsiaTheme="minorEastAsia" w:hAnsiTheme="minorHAnsi" w:cstheme="minorBidi"/>
            <w:noProof/>
            <w:kern w:val="2"/>
            <w:szCs w:val="24"/>
            <w14:ligatures w14:val="standardContextual"/>
          </w:rPr>
          <w:tab/>
        </w:r>
        <w:r w:rsidRPr="00B758D8">
          <w:rPr>
            <w:rStyle w:val="Hyperlink"/>
            <w:noProof/>
          </w:rPr>
          <w:t>软件架构设计</w:t>
        </w:r>
        <w:r>
          <w:rPr>
            <w:noProof/>
            <w:webHidden/>
          </w:rPr>
          <w:tab/>
        </w:r>
        <w:r>
          <w:rPr>
            <w:noProof/>
            <w:webHidden/>
          </w:rPr>
          <w:fldChar w:fldCharType="begin"/>
        </w:r>
        <w:r>
          <w:rPr>
            <w:noProof/>
            <w:webHidden/>
          </w:rPr>
          <w:instrText xml:space="preserve"> PAGEREF _Toc209380746 \h </w:instrText>
        </w:r>
        <w:r>
          <w:rPr>
            <w:noProof/>
            <w:webHidden/>
          </w:rPr>
        </w:r>
        <w:r>
          <w:rPr>
            <w:noProof/>
            <w:webHidden/>
          </w:rPr>
          <w:fldChar w:fldCharType="separate"/>
        </w:r>
        <w:r>
          <w:rPr>
            <w:rFonts w:hint="eastAsia"/>
            <w:noProof/>
            <w:webHidden/>
          </w:rPr>
          <w:t>７</w:t>
        </w:r>
        <w:r>
          <w:rPr>
            <w:noProof/>
            <w:webHidden/>
          </w:rPr>
          <w:fldChar w:fldCharType="end"/>
        </w:r>
      </w:hyperlink>
    </w:p>
    <w:p w14:paraId="09308531" w14:textId="110F6E07" w:rsidR="005E357D" w:rsidRDefault="005E357D">
      <w:pPr>
        <w:pStyle w:val="TOC2"/>
        <w:rPr>
          <w:rFonts w:asciiTheme="minorHAnsi" w:eastAsiaTheme="minorEastAsia" w:hAnsiTheme="minorHAnsi" w:cstheme="minorBidi"/>
          <w:noProof/>
          <w:kern w:val="2"/>
          <w:szCs w:val="24"/>
          <w14:ligatures w14:val="standardContextual"/>
        </w:rPr>
      </w:pPr>
      <w:hyperlink w:anchor="_Toc209380747" w:history="1">
        <w:r w:rsidRPr="00B758D8">
          <w:rPr>
            <w:rStyle w:val="Hyperlink"/>
            <w:noProof/>
          </w:rPr>
          <w:t>3.1</w:t>
        </w:r>
        <w:r w:rsidRPr="00B758D8">
          <w:rPr>
            <w:rStyle w:val="Hyperlink"/>
            <w:noProof/>
          </w:rPr>
          <w:t>软件体系结构描述</w:t>
        </w:r>
        <w:r>
          <w:rPr>
            <w:noProof/>
            <w:webHidden/>
          </w:rPr>
          <w:tab/>
        </w:r>
        <w:r>
          <w:rPr>
            <w:noProof/>
            <w:webHidden/>
          </w:rPr>
          <w:fldChar w:fldCharType="begin"/>
        </w:r>
        <w:r>
          <w:rPr>
            <w:noProof/>
            <w:webHidden/>
          </w:rPr>
          <w:instrText xml:space="preserve"> PAGEREF _Toc209380747 \h </w:instrText>
        </w:r>
        <w:r>
          <w:rPr>
            <w:noProof/>
            <w:webHidden/>
          </w:rPr>
        </w:r>
        <w:r>
          <w:rPr>
            <w:noProof/>
            <w:webHidden/>
          </w:rPr>
          <w:fldChar w:fldCharType="separate"/>
        </w:r>
        <w:r>
          <w:rPr>
            <w:rFonts w:hint="eastAsia"/>
            <w:noProof/>
            <w:webHidden/>
          </w:rPr>
          <w:t>７</w:t>
        </w:r>
        <w:r>
          <w:rPr>
            <w:noProof/>
            <w:webHidden/>
          </w:rPr>
          <w:fldChar w:fldCharType="end"/>
        </w:r>
      </w:hyperlink>
    </w:p>
    <w:p w14:paraId="25725FE0" w14:textId="54D9EFBF"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48" w:history="1">
        <w:r w:rsidRPr="00B758D8">
          <w:rPr>
            <w:rStyle w:val="Hyperlink"/>
            <w:noProof/>
          </w:rPr>
          <w:t xml:space="preserve">3.1.1 </w:t>
        </w:r>
        <w:r w:rsidRPr="00B758D8">
          <w:rPr>
            <w:rStyle w:val="Hyperlink"/>
            <w:noProof/>
          </w:rPr>
          <w:t>功能模块描述</w:t>
        </w:r>
        <w:r>
          <w:rPr>
            <w:noProof/>
            <w:webHidden/>
          </w:rPr>
          <w:tab/>
        </w:r>
        <w:r>
          <w:rPr>
            <w:noProof/>
            <w:webHidden/>
          </w:rPr>
          <w:fldChar w:fldCharType="begin"/>
        </w:r>
        <w:r>
          <w:rPr>
            <w:noProof/>
            <w:webHidden/>
          </w:rPr>
          <w:instrText xml:space="preserve"> PAGEREF _Toc209380748 \h </w:instrText>
        </w:r>
        <w:r>
          <w:rPr>
            <w:noProof/>
            <w:webHidden/>
          </w:rPr>
        </w:r>
        <w:r>
          <w:rPr>
            <w:noProof/>
            <w:webHidden/>
          </w:rPr>
          <w:fldChar w:fldCharType="separate"/>
        </w:r>
        <w:r>
          <w:rPr>
            <w:rFonts w:hint="eastAsia"/>
            <w:noProof/>
            <w:webHidden/>
          </w:rPr>
          <w:t>７</w:t>
        </w:r>
        <w:r>
          <w:rPr>
            <w:noProof/>
            <w:webHidden/>
          </w:rPr>
          <w:fldChar w:fldCharType="end"/>
        </w:r>
      </w:hyperlink>
    </w:p>
    <w:p w14:paraId="2FD4DB42" w14:textId="77D7114A"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49" w:history="1">
        <w:r w:rsidRPr="00B758D8">
          <w:rPr>
            <w:rStyle w:val="Hyperlink"/>
            <w:noProof/>
          </w:rPr>
          <w:t xml:space="preserve">3.1.2 </w:t>
        </w:r>
        <w:r w:rsidRPr="00B758D8">
          <w:rPr>
            <w:rStyle w:val="Hyperlink"/>
            <w:noProof/>
          </w:rPr>
          <w:t>程序入口</w:t>
        </w:r>
        <w:r w:rsidRPr="00B758D8">
          <w:rPr>
            <w:rStyle w:val="Hyperlink"/>
            <w:noProof/>
          </w:rPr>
          <w:t>IO</w:t>
        </w:r>
        <w:r w:rsidRPr="00B758D8">
          <w:rPr>
            <w:rStyle w:val="Hyperlink"/>
            <w:noProof/>
          </w:rPr>
          <w:t>描述</w:t>
        </w:r>
        <w:r>
          <w:rPr>
            <w:noProof/>
            <w:webHidden/>
          </w:rPr>
          <w:tab/>
        </w:r>
        <w:r>
          <w:rPr>
            <w:noProof/>
            <w:webHidden/>
          </w:rPr>
          <w:fldChar w:fldCharType="begin"/>
        </w:r>
        <w:r>
          <w:rPr>
            <w:noProof/>
            <w:webHidden/>
          </w:rPr>
          <w:instrText xml:space="preserve"> PAGEREF _Toc209380749 \h </w:instrText>
        </w:r>
        <w:r>
          <w:rPr>
            <w:noProof/>
            <w:webHidden/>
          </w:rPr>
        </w:r>
        <w:r>
          <w:rPr>
            <w:noProof/>
            <w:webHidden/>
          </w:rPr>
          <w:fldChar w:fldCharType="separate"/>
        </w:r>
        <w:r>
          <w:rPr>
            <w:rFonts w:hint="eastAsia"/>
            <w:noProof/>
            <w:webHidden/>
          </w:rPr>
          <w:t>８</w:t>
        </w:r>
        <w:r>
          <w:rPr>
            <w:noProof/>
            <w:webHidden/>
          </w:rPr>
          <w:fldChar w:fldCharType="end"/>
        </w:r>
      </w:hyperlink>
    </w:p>
    <w:p w14:paraId="13EC4660" w14:textId="13959DE6" w:rsidR="005E357D" w:rsidRDefault="005E357D">
      <w:pPr>
        <w:pStyle w:val="TOC2"/>
        <w:rPr>
          <w:rFonts w:asciiTheme="minorHAnsi" w:eastAsiaTheme="minorEastAsia" w:hAnsiTheme="minorHAnsi" w:cstheme="minorBidi"/>
          <w:noProof/>
          <w:kern w:val="2"/>
          <w:szCs w:val="24"/>
          <w14:ligatures w14:val="standardContextual"/>
        </w:rPr>
      </w:pPr>
      <w:hyperlink w:anchor="_Toc209380750" w:history="1">
        <w:r w:rsidRPr="00B758D8">
          <w:rPr>
            <w:rStyle w:val="Hyperlink"/>
            <w:noProof/>
          </w:rPr>
          <w:t>3.2</w:t>
        </w:r>
        <w:r w:rsidRPr="00B758D8">
          <w:rPr>
            <w:rStyle w:val="Hyperlink"/>
            <w:noProof/>
          </w:rPr>
          <w:t>软件架构技术决策分析</w:t>
        </w:r>
        <w:r>
          <w:rPr>
            <w:noProof/>
            <w:webHidden/>
          </w:rPr>
          <w:tab/>
        </w:r>
        <w:r>
          <w:rPr>
            <w:noProof/>
            <w:webHidden/>
          </w:rPr>
          <w:fldChar w:fldCharType="begin"/>
        </w:r>
        <w:r>
          <w:rPr>
            <w:noProof/>
            <w:webHidden/>
          </w:rPr>
          <w:instrText xml:space="preserve"> PAGEREF _Toc209380750 \h </w:instrText>
        </w:r>
        <w:r>
          <w:rPr>
            <w:noProof/>
            <w:webHidden/>
          </w:rPr>
        </w:r>
        <w:r>
          <w:rPr>
            <w:noProof/>
            <w:webHidden/>
          </w:rPr>
          <w:fldChar w:fldCharType="separate"/>
        </w:r>
        <w:r>
          <w:rPr>
            <w:rFonts w:hint="eastAsia"/>
            <w:noProof/>
            <w:webHidden/>
          </w:rPr>
          <w:t>８</w:t>
        </w:r>
        <w:r>
          <w:rPr>
            <w:noProof/>
            <w:webHidden/>
          </w:rPr>
          <w:fldChar w:fldCharType="end"/>
        </w:r>
      </w:hyperlink>
    </w:p>
    <w:p w14:paraId="6A548AB8" w14:textId="757DB6DC"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51" w:history="1">
        <w:r w:rsidRPr="00B758D8">
          <w:rPr>
            <w:rStyle w:val="Hyperlink"/>
            <w:rFonts w:asciiTheme="majorHAnsi" w:hAnsiTheme="majorHAnsi" w:cstheme="minorHAnsi"/>
            <w:noProof/>
            <w:snapToGrid w:val="0"/>
            <w:w w:val="0"/>
          </w:rPr>
          <w:t>4.</w:t>
        </w:r>
        <w:r>
          <w:rPr>
            <w:rFonts w:asciiTheme="minorHAnsi" w:eastAsiaTheme="minorEastAsia" w:hAnsiTheme="minorHAnsi" w:cstheme="minorBidi"/>
            <w:noProof/>
            <w:kern w:val="2"/>
            <w:szCs w:val="24"/>
            <w14:ligatures w14:val="standardContextual"/>
          </w:rPr>
          <w:tab/>
        </w:r>
        <w:r w:rsidRPr="00B758D8">
          <w:rPr>
            <w:rStyle w:val="Hyperlink"/>
            <w:noProof/>
          </w:rPr>
          <w:t>软件主要的数据结构</w:t>
        </w:r>
        <w:r>
          <w:rPr>
            <w:noProof/>
            <w:webHidden/>
          </w:rPr>
          <w:tab/>
        </w:r>
        <w:r>
          <w:rPr>
            <w:noProof/>
            <w:webHidden/>
          </w:rPr>
          <w:fldChar w:fldCharType="begin"/>
        </w:r>
        <w:r>
          <w:rPr>
            <w:noProof/>
            <w:webHidden/>
          </w:rPr>
          <w:instrText xml:space="preserve"> PAGEREF _Toc209380751 \h </w:instrText>
        </w:r>
        <w:r>
          <w:rPr>
            <w:noProof/>
            <w:webHidden/>
          </w:rPr>
        </w:r>
        <w:r>
          <w:rPr>
            <w:noProof/>
            <w:webHidden/>
          </w:rPr>
          <w:fldChar w:fldCharType="separate"/>
        </w:r>
        <w:r>
          <w:rPr>
            <w:rFonts w:hint="eastAsia"/>
            <w:noProof/>
            <w:webHidden/>
          </w:rPr>
          <w:t>９</w:t>
        </w:r>
        <w:r>
          <w:rPr>
            <w:noProof/>
            <w:webHidden/>
          </w:rPr>
          <w:fldChar w:fldCharType="end"/>
        </w:r>
      </w:hyperlink>
    </w:p>
    <w:p w14:paraId="485A9760" w14:textId="22794B7C"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2" w:history="1">
        <w:r w:rsidRPr="00B758D8">
          <w:rPr>
            <w:rStyle w:val="Hyperlink"/>
            <w:noProof/>
          </w:rPr>
          <w:t xml:space="preserve">4.1 </w:t>
        </w:r>
        <w:r w:rsidRPr="00B758D8">
          <w:rPr>
            <w:rStyle w:val="Hyperlink"/>
            <w:noProof/>
            <w:kern w:val="0"/>
          </w:rPr>
          <w:t>双向内核式链表节点</w:t>
        </w:r>
        <w:r w:rsidRPr="00B758D8">
          <w:rPr>
            <w:rStyle w:val="Hyperlink"/>
            <w:noProof/>
          </w:rPr>
          <w:t>结构体定义</w:t>
        </w:r>
        <w:r>
          <w:rPr>
            <w:noProof/>
            <w:webHidden/>
          </w:rPr>
          <w:tab/>
        </w:r>
        <w:r>
          <w:rPr>
            <w:noProof/>
            <w:webHidden/>
          </w:rPr>
          <w:fldChar w:fldCharType="begin"/>
        </w:r>
        <w:r>
          <w:rPr>
            <w:noProof/>
            <w:webHidden/>
          </w:rPr>
          <w:instrText xml:space="preserve"> PAGEREF _Toc209380752 \h </w:instrText>
        </w:r>
        <w:r>
          <w:rPr>
            <w:noProof/>
            <w:webHidden/>
          </w:rPr>
        </w:r>
        <w:r>
          <w:rPr>
            <w:noProof/>
            <w:webHidden/>
          </w:rPr>
          <w:fldChar w:fldCharType="separate"/>
        </w:r>
        <w:r>
          <w:rPr>
            <w:rFonts w:hint="eastAsia"/>
            <w:noProof/>
            <w:webHidden/>
          </w:rPr>
          <w:t>９</w:t>
        </w:r>
        <w:r>
          <w:rPr>
            <w:noProof/>
            <w:webHidden/>
          </w:rPr>
          <w:fldChar w:fldCharType="end"/>
        </w:r>
      </w:hyperlink>
    </w:p>
    <w:p w14:paraId="566E123E" w14:textId="2D8C688F"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3" w:history="1">
        <w:r w:rsidRPr="00B758D8">
          <w:rPr>
            <w:rStyle w:val="Hyperlink"/>
            <w:noProof/>
          </w:rPr>
          <w:t xml:space="preserve">4.2 </w:t>
        </w:r>
        <w:r w:rsidRPr="00B758D8">
          <w:rPr>
            <w:rStyle w:val="Hyperlink"/>
            <w:noProof/>
            <w:kern w:val="0"/>
          </w:rPr>
          <w:t>接触器可变数组</w:t>
        </w:r>
        <w:r w:rsidRPr="00B758D8">
          <w:rPr>
            <w:rStyle w:val="Hyperlink"/>
            <w:noProof/>
          </w:rPr>
          <w:t>结构体定义</w:t>
        </w:r>
        <w:r>
          <w:rPr>
            <w:noProof/>
            <w:webHidden/>
          </w:rPr>
          <w:tab/>
        </w:r>
        <w:r>
          <w:rPr>
            <w:noProof/>
            <w:webHidden/>
          </w:rPr>
          <w:fldChar w:fldCharType="begin"/>
        </w:r>
        <w:r>
          <w:rPr>
            <w:noProof/>
            <w:webHidden/>
          </w:rPr>
          <w:instrText xml:space="preserve"> PAGEREF _Toc209380753 \h </w:instrText>
        </w:r>
        <w:r>
          <w:rPr>
            <w:noProof/>
            <w:webHidden/>
          </w:rPr>
        </w:r>
        <w:r>
          <w:rPr>
            <w:noProof/>
            <w:webHidden/>
          </w:rPr>
          <w:fldChar w:fldCharType="separate"/>
        </w:r>
        <w:r>
          <w:rPr>
            <w:rFonts w:hint="eastAsia"/>
            <w:noProof/>
            <w:webHidden/>
          </w:rPr>
          <w:t>９</w:t>
        </w:r>
        <w:r>
          <w:rPr>
            <w:noProof/>
            <w:webHidden/>
          </w:rPr>
          <w:fldChar w:fldCharType="end"/>
        </w:r>
      </w:hyperlink>
    </w:p>
    <w:p w14:paraId="57BEC298" w14:textId="0F5CDF02"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4" w:history="1">
        <w:r w:rsidRPr="00B758D8">
          <w:rPr>
            <w:rStyle w:val="Hyperlink"/>
            <w:noProof/>
          </w:rPr>
          <w:t xml:space="preserve">4.3 </w:t>
        </w:r>
        <w:r w:rsidRPr="00B758D8">
          <w:rPr>
            <w:rStyle w:val="Hyperlink"/>
            <w:noProof/>
          </w:rPr>
          <w:t>功率节点数据结构体定义</w:t>
        </w:r>
        <w:r>
          <w:rPr>
            <w:noProof/>
            <w:webHidden/>
          </w:rPr>
          <w:tab/>
        </w:r>
        <w:r>
          <w:rPr>
            <w:noProof/>
            <w:webHidden/>
          </w:rPr>
          <w:fldChar w:fldCharType="begin"/>
        </w:r>
        <w:r>
          <w:rPr>
            <w:noProof/>
            <w:webHidden/>
          </w:rPr>
          <w:instrText xml:space="preserve"> PAGEREF _Toc209380754 \h </w:instrText>
        </w:r>
        <w:r>
          <w:rPr>
            <w:noProof/>
            <w:webHidden/>
          </w:rPr>
        </w:r>
        <w:r>
          <w:rPr>
            <w:noProof/>
            <w:webHidden/>
          </w:rPr>
          <w:fldChar w:fldCharType="separate"/>
        </w:r>
        <w:r>
          <w:rPr>
            <w:rFonts w:hint="eastAsia"/>
            <w:noProof/>
            <w:webHidden/>
          </w:rPr>
          <w:t>１０</w:t>
        </w:r>
        <w:r>
          <w:rPr>
            <w:noProof/>
            <w:webHidden/>
          </w:rPr>
          <w:fldChar w:fldCharType="end"/>
        </w:r>
      </w:hyperlink>
    </w:p>
    <w:p w14:paraId="4C3C148A" w14:textId="609A99B2"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5" w:history="1">
        <w:r w:rsidRPr="00B758D8">
          <w:rPr>
            <w:rStyle w:val="Hyperlink"/>
            <w:noProof/>
          </w:rPr>
          <w:t xml:space="preserve">4.4 </w:t>
        </w:r>
        <w:r w:rsidRPr="00B758D8">
          <w:rPr>
            <w:rStyle w:val="Hyperlink"/>
            <w:noProof/>
            <w:kern w:val="0"/>
          </w:rPr>
          <w:t>功率节点可变数组</w:t>
        </w:r>
        <w:r w:rsidRPr="00B758D8">
          <w:rPr>
            <w:rStyle w:val="Hyperlink"/>
            <w:noProof/>
          </w:rPr>
          <w:t>结构体定义</w:t>
        </w:r>
        <w:r>
          <w:rPr>
            <w:noProof/>
            <w:webHidden/>
          </w:rPr>
          <w:tab/>
        </w:r>
        <w:r>
          <w:rPr>
            <w:noProof/>
            <w:webHidden/>
          </w:rPr>
          <w:fldChar w:fldCharType="begin"/>
        </w:r>
        <w:r>
          <w:rPr>
            <w:noProof/>
            <w:webHidden/>
          </w:rPr>
          <w:instrText xml:space="preserve"> PAGEREF _Toc209380755 \h </w:instrText>
        </w:r>
        <w:r>
          <w:rPr>
            <w:noProof/>
            <w:webHidden/>
          </w:rPr>
        </w:r>
        <w:r>
          <w:rPr>
            <w:noProof/>
            <w:webHidden/>
          </w:rPr>
          <w:fldChar w:fldCharType="separate"/>
        </w:r>
        <w:r>
          <w:rPr>
            <w:rFonts w:hint="eastAsia"/>
            <w:noProof/>
            <w:webHidden/>
          </w:rPr>
          <w:t>１０</w:t>
        </w:r>
        <w:r>
          <w:rPr>
            <w:noProof/>
            <w:webHidden/>
          </w:rPr>
          <w:fldChar w:fldCharType="end"/>
        </w:r>
      </w:hyperlink>
    </w:p>
    <w:p w14:paraId="37ECCB60" w14:textId="7CA253E8"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6" w:history="1">
        <w:r w:rsidRPr="00B758D8">
          <w:rPr>
            <w:rStyle w:val="Hyperlink"/>
            <w:noProof/>
          </w:rPr>
          <w:t xml:space="preserve">4.5 </w:t>
        </w:r>
        <w:r w:rsidRPr="00B758D8">
          <w:rPr>
            <w:rStyle w:val="Hyperlink"/>
            <w:noProof/>
            <w:kern w:val="0"/>
          </w:rPr>
          <w:t>充电枪头数据</w:t>
        </w:r>
        <w:r w:rsidRPr="00B758D8">
          <w:rPr>
            <w:rStyle w:val="Hyperlink"/>
            <w:noProof/>
          </w:rPr>
          <w:t>结构体定义（或叫汇流点、充电枪位）</w:t>
        </w:r>
        <w:r>
          <w:rPr>
            <w:noProof/>
            <w:webHidden/>
          </w:rPr>
          <w:tab/>
        </w:r>
        <w:r>
          <w:rPr>
            <w:noProof/>
            <w:webHidden/>
          </w:rPr>
          <w:fldChar w:fldCharType="begin"/>
        </w:r>
        <w:r>
          <w:rPr>
            <w:noProof/>
            <w:webHidden/>
          </w:rPr>
          <w:instrText xml:space="preserve"> PAGEREF _Toc209380756 \h </w:instrText>
        </w:r>
        <w:r>
          <w:rPr>
            <w:noProof/>
            <w:webHidden/>
          </w:rPr>
        </w:r>
        <w:r>
          <w:rPr>
            <w:noProof/>
            <w:webHidden/>
          </w:rPr>
          <w:fldChar w:fldCharType="separate"/>
        </w:r>
        <w:r>
          <w:rPr>
            <w:rFonts w:hint="eastAsia"/>
            <w:noProof/>
            <w:webHidden/>
          </w:rPr>
          <w:t>１０</w:t>
        </w:r>
        <w:r>
          <w:rPr>
            <w:noProof/>
            <w:webHidden/>
          </w:rPr>
          <w:fldChar w:fldCharType="end"/>
        </w:r>
      </w:hyperlink>
    </w:p>
    <w:p w14:paraId="1242E22B" w14:textId="32A201EA"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7" w:history="1">
        <w:r w:rsidRPr="00B758D8">
          <w:rPr>
            <w:rStyle w:val="Hyperlink"/>
            <w:noProof/>
          </w:rPr>
          <w:t xml:space="preserve">4.6 </w:t>
        </w:r>
        <w:r w:rsidRPr="00B758D8">
          <w:rPr>
            <w:rStyle w:val="Hyperlink"/>
            <w:noProof/>
            <w:kern w:val="0"/>
          </w:rPr>
          <w:t>充电枪头可变数组结构体定义</w:t>
        </w:r>
        <w:r>
          <w:rPr>
            <w:noProof/>
            <w:webHidden/>
          </w:rPr>
          <w:tab/>
        </w:r>
        <w:r>
          <w:rPr>
            <w:noProof/>
            <w:webHidden/>
          </w:rPr>
          <w:fldChar w:fldCharType="begin"/>
        </w:r>
        <w:r>
          <w:rPr>
            <w:noProof/>
            <w:webHidden/>
          </w:rPr>
          <w:instrText xml:space="preserve"> PAGEREF _Toc209380757 \h </w:instrText>
        </w:r>
        <w:r>
          <w:rPr>
            <w:noProof/>
            <w:webHidden/>
          </w:rPr>
        </w:r>
        <w:r>
          <w:rPr>
            <w:noProof/>
            <w:webHidden/>
          </w:rPr>
          <w:fldChar w:fldCharType="separate"/>
        </w:r>
        <w:r>
          <w:rPr>
            <w:rFonts w:hint="eastAsia"/>
            <w:noProof/>
            <w:webHidden/>
          </w:rPr>
          <w:t>１０</w:t>
        </w:r>
        <w:r>
          <w:rPr>
            <w:noProof/>
            <w:webHidden/>
          </w:rPr>
          <w:fldChar w:fldCharType="end"/>
        </w:r>
      </w:hyperlink>
    </w:p>
    <w:p w14:paraId="2AEB3941" w14:textId="32F664DE"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8" w:history="1">
        <w:r w:rsidRPr="00B758D8">
          <w:rPr>
            <w:rStyle w:val="Hyperlink"/>
            <w:noProof/>
          </w:rPr>
          <w:t xml:space="preserve">4.7 </w:t>
        </w:r>
        <w:r w:rsidRPr="00B758D8">
          <w:rPr>
            <w:rStyle w:val="Hyperlink"/>
            <w:noProof/>
            <w:kern w:val="0"/>
          </w:rPr>
          <w:t>拓扑参数序列化键值对</w:t>
        </w:r>
        <w:r w:rsidRPr="00B758D8">
          <w:rPr>
            <w:rStyle w:val="Hyperlink"/>
            <w:noProof/>
          </w:rPr>
          <w:t>结构体定义</w:t>
        </w:r>
        <w:r>
          <w:rPr>
            <w:noProof/>
            <w:webHidden/>
          </w:rPr>
          <w:tab/>
        </w:r>
        <w:r>
          <w:rPr>
            <w:noProof/>
            <w:webHidden/>
          </w:rPr>
          <w:fldChar w:fldCharType="begin"/>
        </w:r>
        <w:r>
          <w:rPr>
            <w:noProof/>
            <w:webHidden/>
          </w:rPr>
          <w:instrText xml:space="preserve"> PAGEREF _Toc209380758 \h </w:instrText>
        </w:r>
        <w:r>
          <w:rPr>
            <w:noProof/>
            <w:webHidden/>
          </w:rPr>
        </w:r>
        <w:r>
          <w:rPr>
            <w:noProof/>
            <w:webHidden/>
          </w:rPr>
          <w:fldChar w:fldCharType="separate"/>
        </w:r>
        <w:r>
          <w:rPr>
            <w:rFonts w:hint="eastAsia"/>
            <w:noProof/>
            <w:webHidden/>
          </w:rPr>
          <w:t>１１</w:t>
        </w:r>
        <w:r>
          <w:rPr>
            <w:noProof/>
            <w:webHidden/>
          </w:rPr>
          <w:fldChar w:fldCharType="end"/>
        </w:r>
      </w:hyperlink>
    </w:p>
    <w:p w14:paraId="1D003DD8" w14:textId="595B0591"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59" w:history="1">
        <w:r w:rsidRPr="00B758D8">
          <w:rPr>
            <w:rStyle w:val="Hyperlink"/>
            <w:noProof/>
          </w:rPr>
          <w:t xml:space="preserve">4.8 </w:t>
        </w:r>
        <w:r w:rsidRPr="00B758D8">
          <w:rPr>
            <w:rStyle w:val="Hyperlink"/>
            <w:noProof/>
            <w:kern w:val="0"/>
          </w:rPr>
          <w:t>可变长键值对序列集合</w:t>
        </w:r>
        <w:r w:rsidRPr="00B758D8">
          <w:rPr>
            <w:rStyle w:val="Hyperlink"/>
            <w:noProof/>
          </w:rPr>
          <w:t>结构体定义</w:t>
        </w:r>
        <w:r>
          <w:rPr>
            <w:noProof/>
            <w:webHidden/>
          </w:rPr>
          <w:tab/>
        </w:r>
        <w:r>
          <w:rPr>
            <w:noProof/>
            <w:webHidden/>
          </w:rPr>
          <w:fldChar w:fldCharType="begin"/>
        </w:r>
        <w:r>
          <w:rPr>
            <w:noProof/>
            <w:webHidden/>
          </w:rPr>
          <w:instrText xml:space="preserve"> PAGEREF _Toc209380759 \h </w:instrText>
        </w:r>
        <w:r>
          <w:rPr>
            <w:noProof/>
            <w:webHidden/>
          </w:rPr>
        </w:r>
        <w:r>
          <w:rPr>
            <w:noProof/>
            <w:webHidden/>
          </w:rPr>
          <w:fldChar w:fldCharType="separate"/>
        </w:r>
        <w:r>
          <w:rPr>
            <w:rFonts w:hint="eastAsia"/>
            <w:noProof/>
            <w:webHidden/>
          </w:rPr>
          <w:t>１１</w:t>
        </w:r>
        <w:r>
          <w:rPr>
            <w:noProof/>
            <w:webHidden/>
          </w:rPr>
          <w:fldChar w:fldCharType="end"/>
        </w:r>
      </w:hyperlink>
    </w:p>
    <w:p w14:paraId="2D514908" w14:textId="2EED0955"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0" w:history="1">
        <w:r w:rsidRPr="00B758D8">
          <w:rPr>
            <w:rStyle w:val="Hyperlink"/>
            <w:noProof/>
          </w:rPr>
          <w:t xml:space="preserve">4.9 </w:t>
        </w:r>
        <w:r w:rsidRPr="00B758D8">
          <w:rPr>
            <w:rStyle w:val="Hyperlink"/>
            <w:noProof/>
            <w:kern w:val="0"/>
          </w:rPr>
          <w:t>枪接铜排接触器联合</w:t>
        </w:r>
        <w:r w:rsidRPr="00B758D8">
          <w:rPr>
            <w:rStyle w:val="Hyperlink"/>
            <w:noProof/>
          </w:rPr>
          <w:t>体定义</w:t>
        </w:r>
        <w:r>
          <w:rPr>
            <w:noProof/>
            <w:webHidden/>
          </w:rPr>
          <w:tab/>
        </w:r>
        <w:r>
          <w:rPr>
            <w:noProof/>
            <w:webHidden/>
          </w:rPr>
          <w:fldChar w:fldCharType="begin"/>
        </w:r>
        <w:r>
          <w:rPr>
            <w:noProof/>
            <w:webHidden/>
          </w:rPr>
          <w:instrText xml:space="preserve"> PAGEREF _Toc209380760 \h </w:instrText>
        </w:r>
        <w:r>
          <w:rPr>
            <w:noProof/>
            <w:webHidden/>
          </w:rPr>
        </w:r>
        <w:r>
          <w:rPr>
            <w:noProof/>
            <w:webHidden/>
          </w:rPr>
          <w:fldChar w:fldCharType="separate"/>
        </w:r>
        <w:r>
          <w:rPr>
            <w:rFonts w:hint="eastAsia"/>
            <w:noProof/>
            <w:webHidden/>
          </w:rPr>
          <w:t>１１</w:t>
        </w:r>
        <w:r>
          <w:rPr>
            <w:noProof/>
            <w:webHidden/>
          </w:rPr>
          <w:fldChar w:fldCharType="end"/>
        </w:r>
      </w:hyperlink>
    </w:p>
    <w:p w14:paraId="226B8F46" w14:textId="4DFA7935"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61" w:history="1">
        <w:r w:rsidRPr="00B758D8">
          <w:rPr>
            <w:rStyle w:val="Hyperlink"/>
            <w:rFonts w:asciiTheme="majorHAnsi" w:hAnsiTheme="majorHAnsi" w:cstheme="minorHAnsi"/>
            <w:noProof/>
            <w:snapToGrid w:val="0"/>
            <w:w w:val="0"/>
          </w:rPr>
          <w:t>5.</w:t>
        </w:r>
        <w:r>
          <w:rPr>
            <w:rFonts w:asciiTheme="minorHAnsi" w:eastAsiaTheme="minorEastAsia" w:hAnsiTheme="minorHAnsi" w:cstheme="minorBidi"/>
            <w:noProof/>
            <w:kern w:val="2"/>
            <w:szCs w:val="24"/>
            <w14:ligatures w14:val="standardContextual"/>
          </w:rPr>
          <w:tab/>
        </w:r>
        <w:r w:rsidRPr="00B758D8">
          <w:rPr>
            <w:rStyle w:val="Hyperlink"/>
            <w:noProof/>
          </w:rPr>
          <w:t>软件总体方案</w:t>
        </w:r>
        <w:r>
          <w:rPr>
            <w:noProof/>
            <w:webHidden/>
          </w:rPr>
          <w:tab/>
        </w:r>
        <w:r>
          <w:rPr>
            <w:noProof/>
            <w:webHidden/>
          </w:rPr>
          <w:fldChar w:fldCharType="begin"/>
        </w:r>
        <w:r>
          <w:rPr>
            <w:noProof/>
            <w:webHidden/>
          </w:rPr>
          <w:instrText xml:space="preserve"> PAGEREF _Toc209380761 \h </w:instrText>
        </w:r>
        <w:r>
          <w:rPr>
            <w:noProof/>
            <w:webHidden/>
          </w:rPr>
        </w:r>
        <w:r>
          <w:rPr>
            <w:noProof/>
            <w:webHidden/>
          </w:rPr>
          <w:fldChar w:fldCharType="separate"/>
        </w:r>
        <w:r>
          <w:rPr>
            <w:rFonts w:hint="eastAsia"/>
            <w:noProof/>
            <w:webHidden/>
          </w:rPr>
          <w:t>１２</w:t>
        </w:r>
        <w:r>
          <w:rPr>
            <w:noProof/>
            <w:webHidden/>
          </w:rPr>
          <w:fldChar w:fldCharType="end"/>
        </w:r>
      </w:hyperlink>
    </w:p>
    <w:p w14:paraId="13644254" w14:textId="721A7D45" w:rsidR="005E357D" w:rsidRDefault="005E357D">
      <w:pPr>
        <w:pStyle w:val="TOC2"/>
        <w:rPr>
          <w:rFonts w:asciiTheme="minorHAnsi" w:eastAsiaTheme="minorEastAsia" w:hAnsiTheme="minorHAnsi" w:cstheme="minorBidi"/>
          <w:noProof/>
          <w:kern w:val="2"/>
          <w:szCs w:val="24"/>
          <w14:ligatures w14:val="standardContextual"/>
        </w:rPr>
      </w:pPr>
      <w:hyperlink w:anchor="_Toc209380762" w:history="1">
        <w:r w:rsidRPr="00B758D8">
          <w:rPr>
            <w:rStyle w:val="Hyperlink"/>
            <w:noProof/>
          </w:rPr>
          <w:t>5.1</w:t>
        </w:r>
        <w:r w:rsidRPr="00B758D8">
          <w:rPr>
            <w:rStyle w:val="Hyperlink"/>
            <w:noProof/>
          </w:rPr>
          <w:t>系统功能模块划分</w:t>
        </w:r>
        <w:r>
          <w:rPr>
            <w:noProof/>
            <w:webHidden/>
          </w:rPr>
          <w:tab/>
        </w:r>
        <w:r>
          <w:rPr>
            <w:noProof/>
            <w:webHidden/>
          </w:rPr>
          <w:fldChar w:fldCharType="begin"/>
        </w:r>
        <w:r>
          <w:rPr>
            <w:noProof/>
            <w:webHidden/>
          </w:rPr>
          <w:instrText xml:space="preserve"> PAGEREF _Toc209380762 \h </w:instrText>
        </w:r>
        <w:r>
          <w:rPr>
            <w:noProof/>
            <w:webHidden/>
          </w:rPr>
        </w:r>
        <w:r>
          <w:rPr>
            <w:noProof/>
            <w:webHidden/>
          </w:rPr>
          <w:fldChar w:fldCharType="separate"/>
        </w:r>
        <w:r>
          <w:rPr>
            <w:rFonts w:hint="eastAsia"/>
            <w:noProof/>
            <w:webHidden/>
          </w:rPr>
          <w:t>１２</w:t>
        </w:r>
        <w:r>
          <w:rPr>
            <w:noProof/>
            <w:webHidden/>
          </w:rPr>
          <w:fldChar w:fldCharType="end"/>
        </w:r>
      </w:hyperlink>
    </w:p>
    <w:p w14:paraId="08515873" w14:textId="4FADFE8A" w:rsidR="005E357D" w:rsidRDefault="005E357D">
      <w:pPr>
        <w:pStyle w:val="TOC2"/>
        <w:rPr>
          <w:rFonts w:asciiTheme="minorHAnsi" w:eastAsiaTheme="minorEastAsia" w:hAnsiTheme="minorHAnsi" w:cstheme="minorBidi"/>
          <w:noProof/>
          <w:kern w:val="2"/>
          <w:szCs w:val="24"/>
          <w14:ligatures w14:val="standardContextual"/>
        </w:rPr>
      </w:pPr>
      <w:hyperlink w:anchor="_Toc209380763" w:history="1">
        <w:r w:rsidRPr="00B758D8">
          <w:rPr>
            <w:rStyle w:val="Hyperlink"/>
            <w:noProof/>
          </w:rPr>
          <w:t>5.2</w:t>
        </w:r>
        <w:r w:rsidRPr="00B758D8">
          <w:rPr>
            <w:rStyle w:val="Hyperlink"/>
            <w:noProof/>
          </w:rPr>
          <w:t>系统功能模块关系</w:t>
        </w:r>
        <w:r>
          <w:rPr>
            <w:noProof/>
            <w:webHidden/>
          </w:rPr>
          <w:tab/>
        </w:r>
        <w:r>
          <w:rPr>
            <w:noProof/>
            <w:webHidden/>
          </w:rPr>
          <w:fldChar w:fldCharType="begin"/>
        </w:r>
        <w:r>
          <w:rPr>
            <w:noProof/>
            <w:webHidden/>
          </w:rPr>
          <w:instrText xml:space="preserve"> PAGEREF _Toc209380763 \h </w:instrText>
        </w:r>
        <w:r>
          <w:rPr>
            <w:noProof/>
            <w:webHidden/>
          </w:rPr>
        </w:r>
        <w:r>
          <w:rPr>
            <w:noProof/>
            <w:webHidden/>
          </w:rPr>
          <w:fldChar w:fldCharType="separate"/>
        </w:r>
        <w:r>
          <w:rPr>
            <w:rFonts w:hint="eastAsia"/>
            <w:noProof/>
            <w:webHidden/>
          </w:rPr>
          <w:t>１２</w:t>
        </w:r>
        <w:r>
          <w:rPr>
            <w:noProof/>
            <w:webHidden/>
          </w:rPr>
          <w:fldChar w:fldCharType="end"/>
        </w:r>
      </w:hyperlink>
    </w:p>
    <w:p w14:paraId="33BAF5A4" w14:textId="77CE8CA4" w:rsidR="005E357D" w:rsidRDefault="005E357D">
      <w:pPr>
        <w:pStyle w:val="TOC2"/>
        <w:rPr>
          <w:rFonts w:asciiTheme="minorHAnsi" w:eastAsiaTheme="minorEastAsia" w:hAnsiTheme="minorHAnsi" w:cstheme="minorBidi"/>
          <w:noProof/>
          <w:kern w:val="2"/>
          <w:szCs w:val="24"/>
          <w14:ligatures w14:val="standardContextual"/>
        </w:rPr>
      </w:pPr>
      <w:hyperlink w:anchor="_Toc209380764" w:history="1">
        <w:r w:rsidRPr="00B758D8">
          <w:rPr>
            <w:rStyle w:val="Hyperlink"/>
            <w:noProof/>
          </w:rPr>
          <w:t>5.3</w:t>
        </w:r>
        <w:r w:rsidRPr="00B758D8">
          <w:rPr>
            <w:rStyle w:val="Hyperlink"/>
            <w:noProof/>
          </w:rPr>
          <w:t>系统主要功能模块设计</w:t>
        </w:r>
        <w:r>
          <w:rPr>
            <w:noProof/>
            <w:webHidden/>
          </w:rPr>
          <w:tab/>
        </w:r>
        <w:r>
          <w:rPr>
            <w:noProof/>
            <w:webHidden/>
          </w:rPr>
          <w:fldChar w:fldCharType="begin"/>
        </w:r>
        <w:r>
          <w:rPr>
            <w:noProof/>
            <w:webHidden/>
          </w:rPr>
          <w:instrText xml:space="preserve"> PAGEREF _Toc209380764 \h </w:instrText>
        </w:r>
        <w:r>
          <w:rPr>
            <w:noProof/>
            <w:webHidden/>
          </w:rPr>
        </w:r>
        <w:r>
          <w:rPr>
            <w:noProof/>
            <w:webHidden/>
          </w:rPr>
          <w:fldChar w:fldCharType="separate"/>
        </w:r>
        <w:r>
          <w:rPr>
            <w:rFonts w:hint="eastAsia"/>
            <w:noProof/>
            <w:webHidden/>
          </w:rPr>
          <w:t>１２</w:t>
        </w:r>
        <w:r>
          <w:rPr>
            <w:noProof/>
            <w:webHidden/>
          </w:rPr>
          <w:fldChar w:fldCharType="end"/>
        </w:r>
      </w:hyperlink>
    </w:p>
    <w:p w14:paraId="266E6175" w14:textId="0DEBE040"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5" w:history="1">
        <w:r w:rsidRPr="00B758D8">
          <w:rPr>
            <w:rStyle w:val="Hyperlink"/>
            <w:rFonts w:ascii="Cambria" w:hAnsi="Cambria"/>
            <w:noProof/>
          </w:rPr>
          <w:t xml:space="preserve">5.3.1 </w:t>
        </w:r>
        <w:r w:rsidRPr="00B758D8">
          <w:rPr>
            <w:rStyle w:val="Hyperlink"/>
            <w:rFonts w:ascii="Cambria" w:hAnsi="Cambria"/>
            <w:noProof/>
          </w:rPr>
          <w:t>拓扑结构参数序列化</w:t>
        </w:r>
        <w:r w:rsidRPr="00B758D8">
          <w:rPr>
            <w:rStyle w:val="Hyperlink"/>
            <w:rFonts w:ascii="Cambria" w:hAnsi="Cambria"/>
            <w:noProof/>
          </w:rPr>
          <w:t>/</w:t>
        </w:r>
        <w:r w:rsidRPr="00B758D8">
          <w:rPr>
            <w:rStyle w:val="Hyperlink"/>
            <w:noProof/>
          </w:rPr>
          <w:t xml:space="preserve"> FR01_TopoParam_Srlize</w:t>
        </w:r>
        <w:r>
          <w:rPr>
            <w:noProof/>
            <w:webHidden/>
          </w:rPr>
          <w:tab/>
        </w:r>
        <w:r>
          <w:rPr>
            <w:noProof/>
            <w:webHidden/>
          </w:rPr>
          <w:fldChar w:fldCharType="begin"/>
        </w:r>
        <w:r>
          <w:rPr>
            <w:noProof/>
            <w:webHidden/>
          </w:rPr>
          <w:instrText xml:space="preserve"> PAGEREF _Toc209380765 \h </w:instrText>
        </w:r>
        <w:r>
          <w:rPr>
            <w:noProof/>
            <w:webHidden/>
          </w:rPr>
        </w:r>
        <w:r>
          <w:rPr>
            <w:noProof/>
            <w:webHidden/>
          </w:rPr>
          <w:fldChar w:fldCharType="separate"/>
        </w:r>
        <w:r>
          <w:rPr>
            <w:rFonts w:hint="eastAsia"/>
            <w:noProof/>
            <w:webHidden/>
          </w:rPr>
          <w:t>１２</w:t>
        </w:r>
        <w:r>
          <w:rPr>
            <w:noProof/>
            <w:webHidden/>
          </w:rPr>
          <w:fldChar w:fldCharType="end"/>
        </w:r>
      </w:hyperlink>
    </w:p>
    <w:p w14:paraId="739D86EA" w14:textId="76E12FEF"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6" w:history="1">
        <w:r w:rsidRPr="00B758D8">
          <w:rPr>
            <w:rStyle w:val="Hyperlink"/>
            <w:rFonts w:ascii="Cambria" w:hAnsi="Cambria"/>
            <w:noProof/>
          </w:rPr>
          <w:t xml:space="preserve">5.3.2 </w:t>
        </w:r>
        <w:r w:rsidRPr="00B758D8">
          <w:rPr>
            <w:rStyle w:val="Hyperlink"/>
            <w:rFonts w:ascii="Cambria" w:hAnsi="Cambria"/>
            <w:noProof/>
          </w:rPr>
          <w:t>拓扑构建</w:t>
        </w:r>
        <w:r w:rsidRPr="00B758D8">
          <w:rPr>
            <w:rStyle w:val="Hyperlink"/>
            <w:rFonts w:ascii="Cambria" w:hAnsi="Cambria"/>
            <w:noProof/>
          </w:rPr>
          <w:t>/FR02_</w:t>
        </w:r>
        <w:r w:rsidRPr="00B758D8">
          <w:rPr>
            <w:rStyle w:val="Hyperlink"/>
            <w:noProof/>
          </w:rPr>
          <w:t xml:space="preserve"> Toponomy_Constructing</w:t>
        </w:r>
        <w:r>
          <w:rPr>
            <w:noProof/>
            <w:webHidden/>
          </w:rPr>
          <w:tab/>
        </w:r>
        <w:r>
          <w:rPr>
            <w:noProof/>
            <w:webHidden/>
          </w:rPr>
          <w:fldChar w:fldCharType="begin"/>
        </w:r>
        <w:r>
          <w:rPr>
            <w:noProof/>
            <w:webHidden/>
          </w:rPr>
          <w:instrText xml:space="preserve"> PAGEREF _Toc209380766 \h </w:instrText>
        </w:r>
        <w:r>
          <w:rPr>
            <w:noProof/>
            <w:webHidden/>
          </w:rPr>
        </w:r>
        <w:r>
          <w:rPr>
            <w:noProof/>
            <w:webHidden/>
          </w:rPr>
          <w:fldChar w:fldCharType="separate"/>
        </w:r>
        <w:r>
          <w:rPr>
            <w:rFonts w:hint="eastAsia"/>
            <w:noProof/>
            <w:webHidden/>
          </w:rPr>
          <w:t>１４</w:t>
        </w:r>
        <w:r>
          <w:rPr>
            <w:noProof/>
            <w:webHidden/>
          </w:rPr>
          <w:fldChar w:fldCharType="end"/>
        </w:r>
      </w:hyperlink>
    </w:p>
    <w:p w14:paraId="7D4DAECC" w14:textId="605F68BD"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7" w:history="1">
        <w:r w:rsidRPr="00B758D8">
          <w:rPr>
            <w:rStyle w:val="Hyperlink"/>
            <w:noProof/>
          </w:rPr>
          <w:t xml:space="preserve">5.3.3 </w:t>
        </w:r>
        <w:r w:rsidRPr="00B758D8">
          <w:rPr>
            <w:rStyle w:val="Hyperlink"/>
            <w:noProof/>
          </w:rPr>
          <w:t>功率分配策略</w:t>
        </w:r>
        <w:r w:rsidRPr="00B758D8">
          <w:rPr>
            <w:rStyle w:val="Hyperlink"/>
            <w:noProof/>
          </w:rPr>
          <w:t>/FR03_Allocation_Tactic</w:t>
        </w:r>
        <w:r>
          <w:rPr>
            <w:noProof/>
            <w:webHidden/>
          </w:rPr>
          <w:tab/>
        </w:r>
        <w:r>
          <w:rPr>
            <w:noProof/>
            <w:webHidden/>
          </w:rPr>
          <w:fldChar w:fldCharType="begin"/>
        </w:r>
        <w:r>
          <w:rPr>
            <w:noProof/>
            <w:webHidden/>
          </w:rPr>
          <w:instrText xml:space="preserve"> PAGEREF _Toc209380767 \h </w:instrText>
        </w:r>
        <w:r>
          <w:rPr>
            <w:noProof/>
            <w:webHidden/>
          </w:rPr>
        </w:r>
        <w:r>
          <w:rPr>
            <w:noProof/>
            <w:webHidden/>
          </w:rPr>
          <w:fldChar w:fldCharType="separate"/>
        </w:r>
        <w:r>
          <w:rPr>
            <w:rFonts w:hint="eastAsia"/>
            <w:noProof/>
            <w:webHidden/>
          </w:rPr>
          <w:t>１７</w:t>
        </w:r>
        <w:r>
          <w:rPr>
            <w:noProof/>
            <w:webHidden/>
          </w:rPr>
          <w:fldChar w:fldCharType="end"/>
        </w:r>
      </w:hyperlink>
    </w:p>
    <w:p w14:paraId="2837C89D" w14:textId="47EEC870"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8" w:history="1">
        <w:r w:rsidRPr="00B758D8">
          <w:rPr>
            <w:rStyle w:val="Hyperlink"/>
            <w:noProof/>
          </w:rPr>
          <w:t xml:space="preserve">5.3.4  </w:t>
        </w:r>
        <w:r w:rsidRPr="00B758D8">
          <w:rPr>
            <w:rStyle w:val="Hyperlink"/>
            <w:noProof/>
          </w:rPr>
          <w:t>调试可视</w:t>
        </w:r>
        <w:r w:rsidRPr="00B758D8">
          <w:rPr>
            <w:rStyle w:val="Hyperlink"/>
            <w:noProof/>
          </w:rPr>
          <w:t>/FR04_Vislize_Dbg</w:t>
        </w:r>
        <w:r>
          <w:rPr>
            <w:noProof/>
            <w:webHidden/>
          </w:rPr>
          <w:tab/>
        </w:r>
        <w:r>
          <w:rPr>
            <w:noProof/>
            <w:webHidden/>
          </w:rPr>
          <w:fldChar w:fldCharType="begin"/>
        </w:r>
        <w:r>
          <w:rPr>
            <w:noProof/>
            <w:webHidden/>
          </w:rPr>
          <w:instrText xml:space="preserve"> PAGEREF _Toc209380768 \h </w:instrText>
        </w:r>
        <w:r>
          <w:rPr>
            <w:noProof/>
            <w:webHidden/>
          </w:rPr>
        </w:r>
        <w:r>
          <w:rPr>
            <w:noProof/>
            <w:webHidden/>
          </w:rPr>
          <w:fldChar w:fldCharType="separate"/>
        </w:r>
        <w:r>
          <w:rPr>
            <w:rFonts w:hint="eastAsia"/>
            <w:noProof/>
            <w:webHidden/>
          </w:rPr>
          <w:t>１８</w:t>
        </w:r>
        <w:r>
          <w:rPr>
            <w:noProof/>
            <w:webHidden/>
          </w:rPr>
          <w:fldChar w:fldCharType="end"/>
        </w:r>
      </w:hyperlink>
    </w:p>
    <w:p w14:paraId="7F17F64A" w14:textId="5A24AB68" w:rsidR="005E357D" w:rsidRDefault="005E357D">
      <w:pPr>
        <w:pStyle w:val="TOC3"/>
        <w:tabs>
          <w:tab w:val="right" w:leader="dot" w:pos="9170"/>
        </w:tabs>
        <w:rPr>
          <w:rFonts w:asciiTheme="minorHAnsi" w:eastAsiaTheme="minorEastAsia" w:hAnsiTheme="minorHAnsi" w:cstheme="minorBidi"/>
          <w:noProof/>
          <w:sz w:val="22"/>
          <w14:ligatures w14:val="standardContextual"/>
        </w:rPr>
      </w:pPr>
      <w:hyperlink w:anchor="_Toc209380769" w:history="1">
        <w:r w:rsidRPr="00B758D8">
          <w:rPr>
            <w:rStyle w:val="Hyperlink"/>
            <w:rFonts w:ascii="Cambria" w:hAnsi="Cambria"/>
            <w:noProof/>
          </w:rPr>
          <w:t xml:space="preserve">5.3.5 </w:t>
        </w:r>
        <w:r w:rsidRPr="00B758D8">
          <w:rPr>
            <w:rStyle w:val="Hyperlink"/>
            <w:rFonts w:ascii="Cambria" w:hAnsi="Cambria"/>
            <w:noProof/>
          </w:rPr>
          <w:t>可追溯日志</w:t>
        </w:r>
        <w:r w:rsidRPr="00B758D8">
          <w:rPr>
            <w:rStyle w:val="Hyperlink"/>
            <w:noProof/>
          </w:rPr>
          <w:t>/ FR05_TracableLog</w:t>
        </w:r>
        <w:r>
          <w:rPr>
            <w:noProof/>
            <w:webHidden/>
          </w:rPr>
          <w:tab/>
        </w:r>
        <w:r>
          <w:rPr>
            <w:noProof/>
            <w:webHidden/>
          </w:rPr>
          <w:fldChar w:fldCharType="begin"/>
        </w:r>
        <w:r>
          <w:rPr>
            <w:noProof/>
            <w:webHidden/>
          </w:rPr>
          <w:instrText xml:space="preserve"> PAGEREF _Toc209380769 \h </w:instrText>
        </w:r>
        <w:r>
          <w:rPr>
            <w:noProof/>
            <w:webHidden/>
          </w:rPr>
        </w:r>
        <w:r>
          <w:rPr>
            <w:noProof/>
            <w:webHidden/>
          </w:rPr>
          <w:fldChar w:fldCharType="separate"/>
        </w:r>
        <w:r>
          <w:rPr>
            <w:rFonts w:hint="eastAsia"/>
            <w:noProof/>
            <w:webHidden/>
          </w:rPr>
          <w:t>１９</w:t>
        </w:r>
        <w:r>
          <w:rPr>
            <w:noProof/>
            <w:webHidden/>
          </w:rPr>
          <w:fldChar w:fldCharType="end"/>
        </w:r>
      </w:hyperlink>
    </w:p>
    <w:p w14:paraId="55506B1E" w14:textId="1ECAAF98"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70" w:history="1">
        <w:r w:rsidRPr="00B758D8">
          <w:rPr>
            <w:rStyle w:val="Hyperlink"/>
            <w:rFonts w:asciiTheme="majorHAnsi" w:hAnsiTheme="majorHAnsi" w:cstheme="minorHAnsi"/>
            <w:noProof/>
            <w:snapToGrid w:val="0"/>
            <w:w w:val="0"/>
          </w:rPr>
          <w:t>6.</w:t>
        </w:r>
        <w:r>
          <w:rPr>
            <w:rFonts w:asciiTheme="minorHAnsi" w:eastAsiaTheme="minorEastAsia" w:hAnsiTheme="minorHAnsi" w:cstheme="minorBidi"/>
            <w:noProof/>
            <w:kern w:val="2"/>
            <w:szCs w:val="24"/>
            <w14:ligatures w14:val="standardContextual"/>
          </w:rPr>
          <w:tab/>
        </w:r>
        <w:r w:rsidRPr="00B758D8">
          <w:rPr>
            <w:rStyle w:val="Hyperlink"/>
            <w:noProof/>
          </w:rPr>
          <w:t>软件安全策略</w:t>
        </w:r>
        <w:r>
          <w:rPr>
            <w:noProof/>
            <w:webHidden/>
          </w:rPr>
          <w:tab/>
        </w:r>
        <w:r>
          <w:rPr>
            <w:noProof/>
            <w:webHidden/>
          </w:rPr>
          <w:fldChar w:fldCharType="begin"/>
        </w:r>
        <w:r>
          <w:rPr>
            <w:noProof/>
            <w:webHidden/>
          </w:rPr>
          <w:instrText xml:space="preserve"> PAGEREF _Toc209380770 \h </w:instrText>
        </w:r>
        <w:r>
          <w:rPr>
            <w:noProof/>
            <w:webHidden/>
          </w:rPr>
        </w:r>
        <w:r>
          <w:rPr>
            <w:noProof/>
            <w:webHidden/>
          </w:rPr>
          <w:fldChar w:fldCharType="separate"/>
        </w:r>
        <w:r>
          <w:rPr>
            <w:rFonts w:hint="eastAsia"/>
            <w:noProof/>
            <w:webHidden/>
          </w:rPr>
          <w:t>１９</w:t>
        </w:r>
        <w:r>
          <w:rPr>
            <w:noProof/>
            <w:webHidden/>
          </w:rPr>
          <w:fldChar w:fldCharType="end"/>
        </w:r>
      </w:hyperlink>
    </w:p>
    <w:p w14:paraId="092A5005" w14:textId="1FC77172" w:rsidR="005E357D" w:rsidRDefault="005E357D">
      <w:pPr>
        <w:pStyle w:val="TOC2"/>
        <w:rPr>
          <w:rFonts w:asciiTheme="minorHAnsi" w:eastAsiaTheme="minorEastAsia" w:hAnsiTheme="minorHAnsi" w:cstheme="minorBidi"/>
          <w:noProof/>
          <w:kern w:val="2"/>
          <w:szCs w:val="24"/>
          <w14:ligatures w14:val="standardContextual"/>
        </w:rPr>
      </w:pPr>
      <w:hyperlink w:anchor="_Toc209380771" w:history="1">
        <w:r w:rsidRPr="00B758D8">
          <w:rPr>
            <w:rStyle w:val="Hyperlink"/>
            <w:noProof/>
          </w:rPr>
          <w:t>6.1</w:t>
        </w:r>
        <w:r w:rsidRPr="00B758D8">
          <w:rPr>
            <w:rStyle w:val="Hyperlink"/>
            <w:noProof/>
          </w:rPr>
          <w:t>统一管理外部变量</w:t>
        </w:r>
        <w:r>
          <w:rPr>
            <w:noProof/>
            <w:webHidden/>
          </w:rPr>
          <w:tab/>
        </w:r>
        <w:r>
          <w:rPr>
            <w:noProof/>
            <w:webHidden/>
          </w:rPr>
          <w:fldChar w:fldCharType="begin"/>
        </w:r>
        <w:r>
          <w:rPr>
            <w:noProof/>
            <w:webHidden/>
          </w:rPr>
          <w:instrText xml:space="preserve"> PAGEREF _Toc209380771 \h </w:instrText>
        </w:r>
        <w:r>
          <w:rPr>
            <w:noProof/>
            <w:webHidden/>
          </w:rPr>
        </w:r>
        <w:r>
          <w:rPr>
            <w:noProof/>
            <w:webHidden/>
          </w:rPr>
          <w:fldChar w:fldCharType="separate"/>
        </w:r>
        <w:r>
          <w:rPr>
            <w:rFonts w:hint="eastAsia"/>
            <w:noProof/>
            <w:webHidden/>
          </w:rPr>
          <w:t>２０</w:t>
        </w:r>
        <w:r>
          <w:rPr>
            <w:noProof/>
            <w:webHidden/>
          </w:rPr>
          <w:fldChar w:fldCharType="end"/>
        </w:r>
      </w:hyperlink>
    </w:p>
    <w:p w14:paraId="374C756E" w14:textId="64A95B7C" w:rsidR="005E357D" w:rsidRDefault="005E357D">
      <w:pPr>
        <w:pStyle w:val="TOC2"/>
        <w:rPr>
          <w:rFonts w:asciiTheme="minorHAnsi" w:eastAsiaTheme="minorEastAsia" w:hAnsiTheme="minorHAnsi" w:cstheme="minorBidi"/>
          <w:noProof/>
          <w:kern w:val="2"/>
          <w:szCs w:val="24"/>
          <w14:ligatures w14:val="standardContextual"/>
        </w:rPr>
      </w:pPr>
      <w:hyperlink w:anchor="_Toc209380772" w:history="1">
        <w:r w:rsidRPr="00B758D8">
          <w:rPr>
            <w:rStyle w:val="Hyperlink"/>
            <w:noProof/>
          </w:rPr>
          <w:t>6.2</w:t>
        </w:r>
        <w:r w:rsidRPr="00B758D8">
          <w:rPr>
            <w:rStyle w:val="Hyperlink"/>
            <w:noProof/>
          </w:rPr>
          <w:t>专有</w:t>
        </w:r>
        <w:r w:rsidRPr="00B758D8">
          <w:rPr>
            <w:rStyle w:val="Hyperlink"/>
            <w:noProof/>
          </w:rPr>
          <w:t>RAM</w:t>
        </w:r>
        <w:r>
          <w:rPr>
            <w:noProof/>
            <w:webHidden/>
          </w:rPr>
          <w:tab/>
        </w:r>
        <w:r>
          <w:rPr>
            <w:noProof/>
            <w:webHidden/>
          </w:rPr>
          <w:fldChar w:fldCharType="begin"/>
        </w:r>
        <w:r>
          <w:rPr>
            <w:noProof/>
            <w:webHidden/>
          </w:rPr>
          <w:instrText xml:space="preserve"> PAGEREF _Toc209380772 \h </w:instrText>
        </w:r>
        <w:r>
          <w:rPr>
            <w:noProof/>
            <w:webHidden/>
          </w:rPr>
        </w:r>
        <w:r>
          <w:rPr>
            <w:noProof/>
            <w:webHidden/>
          </w:rPr>
          <w:fldChar w:fldCharType="separate"/>
        </w:r>
        <w:r>
          <w:rPr>
            <w:rFonts w:hint="eastAsia"/>
            <w:noProof/>
            <w:webHidden/>
          </w:rPr>
          <w:t>２１</w:t>
        </w:r>
        <w:r>
          <w:rPr>
            <w:noProof/>
            <w:webHidden/>
          </w:rPr>
          <w:fldChar w:fldCharType="end"/>
        </w:r>
      </w:hyperlink>
    </w:p>
    <w:p w14:paraId="0B41DDD9" w14:textId="1A50EE62" w:rsidR="005E357D" w:rsidRDefault="005E357D">
      <w:pPr>
        <w:pStyle w:val="TOC2"/>
        <w:rPr>
          <w:rFonts w:asciiTheme="minorHAnsi" w:eastAsiaTheme="minorEastAsia" w:hAnsiTheme="minorHAnsi" w:cstheme="minorBidi"/>
          <w:noProof/>
          <w:kern w:val="2"/>
          <w:szCs w:val="24"/>
          <w14:ligatures w14:val="standardContextual"/>
        </w:rPr>
      </w:pPr>
      <w:hyperlink w:anchor="_Toc209380773" w:history="1">
        <w:r w:rsidRPr="00B758D8">
          <w:rPr>
            <w:rStyle w:val="Hyperlink"/>
            <w:noProof/>
          </w:rPr>
          <w:t>6.3</w:t>
        </w:r>
        <w:r w:rsidRPr="00B758D8">
          <w:rPr>
            <w:rStyle w:val="Hyperlink"/>
            <w:noProof/>
          </w:rPr>
          <w:t>关键数据保护机制</w:t>
        </w:r>
        <w:r>
          <w:rPr>
            <w:noProof/>
            <w:webHidden/>
          </w:rPr>
          <w:tab/>
        </w:r>
        <w:r>
          <w:rPr>
            <w:noProof/>
            <w:webHidden/>
          </w:rPr>
          <w:fldChar w:fldCharType="begin"/>
        </w:r>
        <w:r>
          <w:rPr>
            <w:noProof/>
            <w:webHidden/>
          </w:rPr>
          <w:instrText xml:space="preserve"> PAGEREF _Toc209380773 \h </w:instrText>
        </w:r>
        <w:r>
          <w:rPr>
            <w:noProof/>
            <w:webHidden/>
          </w:rPr>
        </w:r>
        <w:r>
          <w:rPr>
            <w:noProof/>
            <w:webHidden/>
          </w:rPr>
          <w:fldChar w:fldCharType="separate"/>
        </w:r>
        <w:r>
          <w:rPr>
            <w:rFonts w:hint="eastAsia"/>
            <w:noProof/>
            <w:webHidden/>
          </w:rPr>
          <w:t>２２</w:t>
        </w:r>
        <w:r>
          <w:rPr>
            <w:noProof/>
            <w:webHidden/>
          </w:rPr>
          <w:fldChar w:fldCharType="end"/>
        </w:r>
      </w:hyperlink>
    </w:p>
    <w:p w14:paraId="78E87BFC" w14:textId="02C7257B" w:rsidR="005E357D" w:rsidRDefault="005E357D">
      <w:pPr>
        <w:pStyle w:val="TOC2"/>
        <w:rPr>
          <w:rFonts w:asciiTheme="minorHAnsi" w:eastAsiaTheme="minorEastAsia" w:hAnsiTheme="minorHAnsi" w:cstheme="minorBidi"/>
          <w:noProof/>
          <w:kern w:val="2"/>
          <w:szCs w:val="24"/>
          <w14:ligatures w14:val="standardContextual"/>
        </w:rPr>
      </w:pPr>
      <w:hyperlink w:anchor="_Toc209380774" w:history="1">
        <w:r w:rsidRPr="00B758D8">
          <w:rPr>
            <w:rStyle w:val="Hyperlink"/>
            <w:noProof/>
          </w:rPr>
          <w:t>6.4</w:t>
        </w:r>
        <w:r w:rsidRPr="00B758D8">
          <w:rPr>
            <w:rStyle w:val="Hyperlink"/>
            <w:noProof/>
          </w:rPr>
          <w:t>专用堆内存分配</w:t>
        </w:r>
        <w:r>
          <w:rPr>
            <w:noProof/>
            <w:webHidden/>
          </w:rPr>
          <w:tab/>
        </w:r>
        <w:r>
          <w:rPr>
            <w:noProof/>
            <w:webHidden/>
          </w:rPr>
          <w:fldChar w:fldCharType="begin"/>
        </w:r>
        <w:r>
          <w:rPr>
            <w:noProof/>
            <w:webHidden/>
          </w:rPr>
          <w:instrText xml:space="preserve"> PAGEREF _Toc209380774 \h </w:instrText>
        </w:r>
        <w:r>
          <w:rPr>
            <w:noProof/>
            <w:webHidden/>
          </w:rPr>
        </w:r>
        <w:r>
          <w:rPr>
            <w:noProof/>
            <w:webHidden/>
          </w:rPr>
          <w:fldChar w:fldCharType="separate"/>
        </w:r>
        <w:r>
          <w:rPr>
            <w:rFonts w:hint="eastAsia"/>
            <w:noProof/>
            <w:webHidden/>
          </w:rPr>
          <w:t>２４</w:t>
        </w:r>
        <w:r>
          <w:rPr>
            <w:noProof/>
            <w:webHidden/>
          </w:rPr>
          <w:fldChar w:fldCharType="end"/>
        </w:r>
      </w:hyperlink>
    </w:p>
    <w:p w14:paraId="09E96E8F" w14:textId="6440BBE3"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75" w:history="1">
        <w:r w:rsidRPr="00B758D8">
          <w:rPr>
            <w:rStyle w:val="Hyperlink"/>
            <w:rFonts w:asciiTheme="majorHAnsi" w:hAnsiTheme="majorHAnsi" w:cstheme="minorHAnsi"/>
            <w:noProof/>
            <w:snapToGrid w:val="0"/>
            <w:w w:val="0"/>
          </w:rPr>
          <w:t>7.</w:t>
        </w:r>
        <w:r>
          <w:rPr>
            <w:rFonts w:asciiTheme="minorHAnsi" w:eastAsiaTheme="minorEastAsia" w:hAnsiTheme="minorHAnsi" w:cstheme="minorBidi"/>
            <w:noProof/>
            <w:kern w:val="2"/>
            <w:szCs w:val="24"/>
            <w14:ligatures w14:val="standardContextual"/>
          </w:rPr>
          <w:tab/>
        </w:r>
        <w:r w:rsidRPr="00B758D8">
          <w:rPr>
            <w:rStyle w:val="Hyperlink"/>
            <w:noProof/>
          </w:rPr>
          <w:t>接口定义</w:t>
        </w:r>
        <w:r>
          <w:rPr>
            <w:noProof/>
            <w:webHidden/>
          </w:rPr>
          <w:tab/>
        </w:r>
        <w:r>
          <w:rPr>
            <w:noProof/>
            <w:webHidden/>
          </w:rPr>
          <w:fldChar w:fldCharType="begin"/>
        </w:r>
        <w:r>
          <w:rPr>
            <w:noProof/>
            <w:webHidden/>
          </w:rPr>
          <w:instrText xml:space="preserve"> PAGEREF _Toc209380775 \h </w:instrText>
        </w:r>
        <w:r>
          <w:rPr>
            <w:noProof/>
            <w:webHidden/>
          </w:rPr>
        </w:r>
        <w:r>
          <w:rPr>
            <w:noProof/>
            <w:webHidden/>
          </w:rPr>
          <w:fldChar w:fldCharType="separate"/>
        </w:r>
        <w:r>
          <w:rPr>
            <w:rFonts w:hint="eastAsia"/>
            <w:noProof/>
            <w:webHidden/>
          </w:rPr>
          <w:t>２４</w:t>
        </w:r>
        <w:r>
          <w:rPr>
            <w:noProof/>
            <w:webHidden/>
          </w:rPr>
          <w:fldChar w:fldCharType="end"/>
        </w:r>
      </w:hyperlink>
    </w:p>
    <w:p w14:paraId="5B4308BD" w14:textId="770EAE55" w:rsidR="005E357D" w:rsidRDefault="005E357D">
      <w:pPr>
        <w:pStyle w:val="TOC2"/>
        <w:rPr>
          <w:rFonts w:asciiTheme="minorHAnsi" w:eastAsiaTheme="minorEastAsia" w:hAnsiTheme="minorHAnsi" w:cstheme="minorBidi"/>
          <w:noProof/>
          <w:kern w:val="2"/>
          <w:szCs w:val="24"/>
          <w14:ligatures w14:val="standardContextual"/>
        </w:rPr>
      </w:pPr>
      <w:hyperlink w:anchor="_Toc209380776" w:history="1">
        <w:r w:rsidRPr="00B758D8">
          <w:rPr>
            <w:rStyle w:val="Hyperlink"/>
            <w:noProof/>
          </w:rPr>
          <w:t>7.1</w:t>
        </w:r>
        <w:r w:rsidRPr="00B758D8">
          <w:rPr>
            <w:rStyle w:val="Hyperlink"/>
            <w:noProof/>
          </w:rPr>
          <w:t>硬件接口</w:t>
        </w:r>
        <w:r>
          <w:rPr>
            <w:noProof/>
            <w:webHidden/>
          </w:rPr>
          <w:tab/>
        </w:r>
        <w:r>
          <w:rPr>
            <w:noProof/>
            <w:webHidden/>
          </w:rPr>
          <w:fldChar w:fldCharType="begin"/>
        </w:r>
        <w:r>
          <w:rPr>
            <w:noProof/>
            <w:webHidden/>
          </w:rPr>
          <w:instrText xml:space="preserve"> PAGEREF _Toc209380776 \h </w:instrText>
        </w:r>
        <w:r>
          <w:rPr>
            <w:noProof/>
            <w:webHidden/>
          </w:rPr>
        </w:r>
        <w:r>
          <w:rPr>
            <w:noProof/>
            <w:webHidden/>
          </w:rPr>
          <w:fldChar w:fldCharType="separate"/>
        </w:r>
        <w:r>
          <w:rPr>
            <w:rFonts w:hint="eastAsia"/>
            <w:noProof/>
            <w:webHidden/>
          </w:rPr>
          <w:t>２５</w:t>
        </w:r>
        <w:r>
          <w:rPr>
            <w:noProof/>
            <w:webHidden/>
          </w:rPr>
          <w:fldChar w:fldCharType="end"/>
        </w:r>
      </w:hyperlink>
    </w:p>
    <w:p w14:paraId="35B31B9E" w14:textId="655AE211" w:rsidR="005E357D" w:rsidRDefault="005E357D">
      <w:pPr>
        <w:pStyle w:val="TOC2"/>
        <w:rPr>
          <w:rFonts w:asciiTheme="minorHAnsi" w:eastAsiaTheme="minorEastAsia" w:hAnsiTheme="minorHAnsi" w:cstheme="minorBidi"/>
          <w:noProof/>
          <w:kern w:val="2"/>
          <w:szCs w:val="24"/>
          <w14:ligatures w14:val="standardContextual"/>
        </w:rPr>
      </w:pPr>
      <w:hyperlink w:anchor="_Toc209380777" w:history="1">
        <w:r w:rsidRPr="00B758D8">
          <w:rPr>
            <w:rStyle w:val="Hyperlink"/>
            <w:noProof/>
          </w:rPr>
          <w:t>7.2</w:t>
        </w:r>
        <w:r w:rsidRPr="00B758D8">
          <w:rPr>
            <w:rStyle w:val="Hyperlink"/>
            <w:noProof/>
          </w:rPr>
          <w:t>软件接口</w:t>
        </w:r>
        <w:r>
          <w:rPr>
            <w:noProof/>
            <w:webHidden/>
          </w:rPr>
          <w:tab/>
        </w:r>
        <w:r>
          <w:rPr>
            <w:noProof/>
            <w:webHidden/>
          </w:rPr>
          <w:fldChar w:fldCharType="begin"/>
        </w:r>
        <w:r>
          <w:rPr>
            <w:noProof/>
            <w:webHidden/>
          </w:rPr>
          <w:instrText xml:space="preserve"> PAGEREF _Toc209380777 \h </w:instrText>
        </w:r>
        <w:r>
          <w:rPr>
            <w:noProof/>
            <w:webHidden/>
          </w:rPr>
        </w:r>
        <w:r>
          <w:rPr>
            <w:noProof/>
            <w:webHidden/>
          </w:rPr>
          <w:fldChar w:fldCharType="separate"/>
        </w:r>
        <w:r>
          <w:rPr>
            <w:rFonts w:hint="eastAsia"/>
            <w:noProof/>
            <w:webHidden/>
          </w:rPr>
          <w:t>２５</w:t>
        </w:r>
        <w:r>
          <w:rPr>
            <w:noProof/>
            <w:webHidden/>
          </w:rPr>
          <w:fldChar w:fldCharType="end"/>
        </w:r>
      </w:hyperlink>
    </w:p>
    <w:p w14:paraId="333757E3" w14:textId="08B354F1"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78" w:history="1">
        <w:r w:rsidRPr="00B758D8">
          <w:rPr>
            <w:rStyle w:val="Hyperlink"/>
            <w:rFonts w:asciiTheme="majorHAnsi" w:hAnsiTheme="majorHAnsi" w:cstheme="minorHAnsi"/>
            <w:noProof/>
            <w:snapToGrid w:val="0"/>
            <w:w w:val="0"/>
          </w:rPr>
          <w:t>8.</w:t>
        </w:r>
        <w:r>
          <w:rPr>
            <w:rFonts w:asciiTheme="minorHAnsi" w:eastAsiaTheme="minorEastAsia" w:hAnsiTheme="minorHAnsi" w:cstheme="minorBidi"/>
            <w:noProof/>
            <w:kern w:val="2"/>
            <w:szCs w:val="24"/>
            <w14:ligatures w14:val="standardContextual"/>
          </w:rPr>
          <w:tab/>
        </w:r>
        <w:r w:rsidRPr="00B758D8">
          <w:rPr>
            <w:rStyle w:val="Hyperlink"/>
            <w:noProof/>
          </w:rPr>
          <w:t>软件设计计划表</w:t>
        </w:r>
        <w:r>
          <w:rPr>
            <w:noProof/>
            <w:webHidden/>
          </w:rPr>
          <w:tab/>
        </w:r>
        <w:r>
          <w:rPr>
            <w:noProof/>
            <w:webHidden/>
          </w:rPr>
          <w:fldChar w:fldCharType="begin"/>
        </w:r>
        <w:r>
          <w:rPr>
            <w:noProof/>
            <w:webHidden/>
          </w:rPr>
          <w:instrText xml:space="preserve"> PAGEREF _Toc209380778 \h </w:instrText>
        </w:r>
        <w:r>
          <w:rPr>
            <w:noProof/>
            <w:webHidden/>
          </w:rPr>
        </w:r>
        <w:r>
          <w:rPr>
            <w:noProof/>
            <w:webHidden/>
          </w:rPr>
          <w:fldChar w:fldCharType="separate"/>
        </w:r>
        <w:r>
          <w:rPr>
            <w:rFonts w:hint="eastAsia"/>
            <w:noProof/>
            <w:webHidden/>
          </w:rPr>
          <w:t>２５</w:t>
        </w:r>
        <w:r>
          <w:rPr>
            <w:noProof/>
            <w:webHidden/>
          </w:rPr>
          <w:fldChar w:fldCharType="end"/>
        </w:r>
      </w:hyperlink>
    </w:p>
    <w:p w14:paraId="6D3370FC" w14:textId="208120A4" w:rsidR="005E357D" w:rsidRDefault="005E357D">
      <w:pPr>
        <w:pStyle w:val="TOC1"/>
        <w:tabs>
          <w:tab w:val="left" w:pos="840"/>
          <w:tab w:val="right" w:leader="dot" w:pos="9170"/>
        </w:tabs>
        <w:rPr>
          <w:rFonts w:asciiTheme="minorHAnsi" w:eastAsiaTheme="minorEastAsia" w:hAnsiTheme="minorHAnsi" w:cstheme="minorBidi"/>
          <w:noProof/>
          <w:kern w:val="2"/>
          <w:szCs w:val="24"/>
          <w14:ligatures w14:val="standardContextual"/>
        </w:rPr>
      </w:pPr>
      <w:hyperlink w:anchor="_Toc209380779" w:history="1">
        <w:r w:rsidRPr="00B758D8">
          <w:rPr>
            <w:rStyle w:val="Hyperlink"/>
            <w:rFonts w:asciiTheme="majorHAnsi" w:hAnsiTheme="majorHAnsi" w:cstheme="minorHAnsi"/>
            <w:noProof/>
            <w:snapToGrid w:val="0"/>
            <w:w w:val="0"/>
          </w:rPr>
          <w:t>9.</w:t>
        </w:r>
        <w:r>
          <w:rPr>
            <w:rFonts w:asciiTheme="minorHAnsi" w:eastAsiaTheme="minorEastAsia" w:hAnsiTheme="minorHAnsi" w:cstheme="minorBidi"/>
            <w:noProof/>
            <w:kern w:val="2"/>
            <w:szCs w:val="24"/>
            <w14:ligatures w14:val="standardContextual"/>
          </w:rPr>
          <w:tab/>
        </w:r>
        <w:r w:rsidRPr="00B758D8">
          <w:rPr>
            <w:rStyle w:val="Hyperlink"/>
            <w:noProof/>
          </w:rPr>
          <w:t>附录</w:t>
        </w:r>
        <w:r>
          <w:rPr>
            <w:noProof/>
            <w:webHidden/>
          </w:rPr>
          <w:tab/>
        </w:r>
        <w:r>
          <w:rPr>
            <w:noProof/>
            <w:webHidden/>
          </w:rPr>
          <w:fldChar w:fldCharType="begin"/>
        </w:r>
        <w:r>
          <w:rPr>
            <w:noProof/>
            <w:webHidden/>
          </w:rPr>
          <w:instrText xml:space="preserve"> PAGEREF _Toc209380779 \h </w:instrText>
        </w:r>
        <w:r>
          <w:rPr>
            <w:noProof/>
            <w:webHidden/>
          </w:rPr>
        </w:r>
        <w:r>
          <w:rPr>
            <w:noProof/>
            <w:webHidden/>
          </w:rPr>
          <w:fldChar w:fldCharType="separate"/>
        </w:r>
        <w:r>
          <w:rPr>
            <w:rFonts w:hint="eastAsia"/>
            <w:noProof/>
            <w:webHidden/>
          </w:rPr>
          <w:t>２６</w:t>
        </w:r>
        <w:r>
          <w:rPr>
            <w:noProof/>
            <w:webHidden/>
          </w:rPr>
          <w:fldChar w:fldCharType="end"/>
        </w:r>
      </w:hyperlink>
    </w:p>
    <w:p w14:paraId="7241D84D" w14:textId="6982655C" w:rsidR="00923C94" w:rsidRPr="003213AD" w:rsidRDefault="00923C94" w:rsidP="00923C94">
      <w:pPr>
        <w:ind w:left="454" w:hanging="284"/>
        <w:jc w:val="left"/>
        <w:rPr>
          <w:rFonts w:ascii="宋体" w:hAnsi="宋体"/>
          <w:kern w:val="0"/>
        </w:rPr>
      </w:pPr>
      <w:r w:rsidRPr="003213AD">
        <w:rPr>
          <w:rFonts w:ascii="宋体" w:hAnsi="宋体"/>
          <w:kern w:val="0"/>
        </w:rPr>
        <w:fldChar w:fldCharType="end"/>
      </w:r>
    </w:p>
    <w:p w14:paraId="631405B2" w14:textId="77777777" w:rsidR="00923C94" w:rsidRPr="003213AD" w:rsidRDefault="00923C94" w:rsidP="00923C94">
      <w:pPr>
        <w:pStyle w:val="Heading1"/>
        <w:spacing w:before="156" w:after="156"/>
      </w:pPr>
      <w:bookmarkStart w:id="1" w:name="_Toc100977483"/>
      <w:bookmarkStart w:id="2" w:name="_Toc100990633"/>
      <w:r w:rsidRPr="003213AD">
        <w:br w:type="page"/>
      </w:r>
      <w:bookmarkStart w:id="3" w:name="_Toc209380739"/>
      <w:bookmarkEnd w:id="1"/>
      <w:bookmarkEnd w:id="2"/>
      <w:r>
        <w:rPr>
          <w:rFonts w:hint="eastAsia"/>
        </w:rPr>
        <w:lastRenderedPageBreak/>
        <w:t>概述</w:t>
      </w:r>
      <w:bookmarkEnd w:id="3"/>
    </w:p>
    <w:p w14:paraId="122B6418" w14:textId="77777777" w:rsidR="00923C94" w:rsidRPr="00A85824" w:rsidRDefault="00923C94" w:rsidP="00923C94">
      <w:pPr>
        <w:pStyle w:val="Heading2"/>
      </w:pPr>
      <w:bookmarkStart w:id="4" w:name="_Toc343601369"/>
      <w:bookmarkStart w:id="5" w:name="_Toc209380740"/>
      <w:r>
        <w:rPr>
          <w:rFonts w:hint="eastAsia"/>
        </w:rPr>
        <w:t>1.1</w:t>
      </w:r>
      <w:r w:rsidRPr="00CD6C08">
        <w:rPr>
          <w:rFonts w:hint="eastAsia"/>
        </w:rPr>
        <w:t>软件</w:t>
      </w:r>
      <w:bookmarkEnd w:id="4"/>
      <w:r>
        <w:rPr>
          <w:rFonts w:hint="eastAsia"/>
        </w:rPr>
        <w:t>背景</w:t>
      </w:r>
      <w:bookmarkEnd w:id="5"/>
    </w:p>
    <w:p w14:paraId="45EAFBCA" w14:textId="26C0D35D" w:rsidR="00923C94" w:rsidRDefault="0058502F" w:rsidP="0001652C">
      <w:pPr>
        <w:ind w:firstLineChars="200" w:firstLine="420"/>
        <w:rPr>
          <w:kern w:val="0"/>
          <w:szCs w:val="20"/>
        </w:rPr>
      </w:pPr>
      <w:r w:rsidRPr="0058502F">
        <w:rPr>
          <w:kern w:val="0"/>
          <w:szCs w:val="20"/>
        </w:rPr>
        <w:t>随着电动汽车产业的迅猛发展，直流充电场站作为关键基础设施，其运行效率和智能化水平直接关系到用户体验和运营效益。功率分配系统作为直流</w:t>
      </w:r>
      <w:proofErr w:type="gramStart"/>
      <w:r w:rsidRPr="0058502F">
        <w:rPr>
          <w:kern w:val="0"/>
          <w:szCs w:val="20"/>
        </w:rPr>
        <w:t>充电场</w:t>
      </w:r>
      <w:proofErr w:type="gramEnd"/>
      <w:r w:rsidRPr="0058502F">
        <w:rPr>
          <w:kern w:val="0"/>
          <w:szCs w:val="20"/>
        </w:rPr>
        <w:t>的</w:t>
      </w:r>
      <w:r w:rsidRPr="0058502F">
        <w:rPr>
          <w:kern w:val="0"/>
          <w:szCs w:val="20"/>
        </w:rPr>
        <w:t>"</w:t>
      </w:r>
      <w:r w:rsidRPr="0058502F">
        <w:rPr>
          <w:kern w:val="0"/>
          <w:szCs w:val="20"/>
        </w:rPr>
        <w:t>大脑</w:t>
      </w:r>
      <w:r w:rsidRPr="0058502F">
        <w:rPr>
          <w:kern w:val="0"/>
          <w:szCs w:val="20"/>
        </w:rPr>
        <w:t>"</w:t>
      </w:r>
      <w:r w:rsidRPr="0058502F">
        <w:rPr>
          <w:kern w:val="0"/>
          <w:szCs w:val="20"/>
        </w:rPr>
        <w:t>，通过智能调度算法和柔性配电技术，对有限功率资源进行动态调配，已成为提升场站整体效能的关键技术手段</w:t>
      </w:r>
      <w:r>
        <w:rPr>
          <w:rFonts w:hint="eastAsia"/>
          <w:kern w:val="0"/>
          <w:szCs w:val="20"/>
        </w:rPr>
        <w:t>。</w:t>
      </w:r>
    </w:p>
    <w:p w14:paraId="55541FD6" w14:textId="1ACA52FA" w:rsidR="0058502F" w:rsidRDefault="0058502F" w:rsidP="0058502F">
      <w:pPr>
        <w:ind w:firstLineChars="200" w:firstLine="420"/>
        <w:rPr>
          <w:kern w:val="0"/>
          <w:szCs w:val="20"/>
        </w:rPr>
      </w:pPr>
      <w:r w:rsidRPr="0058502F">
        <w:rPr>
          <w:kern w:val="0"/>
          <w:szCs w:val="20"/>
        </w:rPr>
        <w:t>传统直流充电</w:t>
      </w:r>
      <w:proofErr w:type="gramStart"/>
      <w:r w:rsidRPr="0058502F">
        <w:rPr>
          <w:kern w:val="0"/>
          <w:szCs w:val="20"/>
        </w:rPr>
        <w:t>桩采用</w:t>
      </w:r>
      <w:proofErr w:type="gramEnd"/>
      <w:r w:rsidRPr="0058502F">
        <w:rPr>
          <w:kern w:val="0"/>
          <w:szCs w:val="20"/>
        </w:rPr>
        <w:t>固定功率分配模式，常导致功率模块利用不均衡</w:t>
      </w:r>
      <w:r w:rsidRPr="0058502F">
        <w:rPr>
          <w:kern w:val="0"/>
          <w:szCs w:val="20"/>
        </w:rPr>
        <w:t>——</w:t>
      </w:r>
      <w:r w:rsidRPr="0058502F">
        <w:rPr>
          <w:kern w:val="0"/>
          <w:szCs w:val="20"/>
        </w:rPr>
        <w:t>部分模块超负荷运行而部分模块处于闲置状态。现代功率分配系统通过实时监测各充电枪的功率需求、车辆电池</w:t>
      </w:r>
      <w:r w:rsidRPr="0058502F">
        <w:rPr>
          <w:kern w:val="0"/>
          <w:szCs w:val="20"/>
        </w:rPr>
        <w:t>SOC</w:t>
      </w:r>
      <w:r w:rsidRPr="0058502F">
        <w:rPr>
          <w:kern w:val="0"/>
          <w:szCs w:val="20"/>
        </w:rPr>
        <w:t>（荷电状态）以及各功率模块的工作状态，运用动态调配算法实现功率的按需分配。这种智能化分配策略可使设备利用率提升</w:t>
      </w:r>
      <w:r w:rsidRPr="0058502F">
        <w:rPr>
          <w:kern w:val="0"/>
          <w:szCs w:val="20"/>
        </w:rPr>
        <w:t>15%</w:t>
      </w:r>
      <w:r w:rsidRPr="0058502F">
        <w:rPr>
          <w:kern w:val="0"/>
          <w:szCs w:val="20"/>
        </w:rPr>
        <w:t>以上，显著缩短投资回报周期</w:t>
      </w:r>
      <w:r>
        <w:rPr>
          <w:rFonts w:hint="eastAsia"/>
          <w:kern w:val="0"/>
          <w:szCs w:val="20"/>
        </w:rPr>
        <w:t>。</w:t>
      </w:r>
    </w:p>
    <w:p w14:paraId="6DCBDA02" w14:textId="1CE1B2A2" w:rsidR="00B5530E" w:rsidRPr="0058502F" w:rsidRDefault="00B5530E" w:rsidP="0058502F">
      <w:pPr>
        <w:ind w:firstLineChars="200" w:firstLine="420"/>
        <w:rPr>
          <w:kern w:val="0"/>
          <w:szCs w:val="20"/>
        </w:rPr>
      </w:pPr>
      <w:r w:rsidRPr="00B5530E">
        <w:rPr>
          <w:kern w:val="0"/>
          <w:szCs w:val="20"/>
        </w:rPr>
        <w:t>目前主流功率分配矩阵有三种实现方式，各自具有不同特点</w:t>
      </w:r>
    </w:p>
    <w:tbl>
      <w:tblPr>
        <w:tblStyle w:val="TableGrid"/>
        <w:tblW w:w="0" w:type="auto"/>
        <w:tblLook w:val="04A0" w:firstRow="1" w:lastRow="0" w:firstColumn="1" w:lastColumn="0" w:noHBand="0" w:noVBand="1"/>
      </w:tblPr>
      <w:tblGrid>
        <w:gridCol w:w="1129"/>
        <w:gridCol w:w="2539"/>
        <w:gridCol w:w="1834"/>
        <w:gridCol w:w="1834"/>
        <w:gridCol w:w="1834"/>
      </w:tblGrid>
      <w:tr w:rsidR="0058502F" w14:paraId="17B55D56" w14:textId="77777777" w:rsidTr="0058502F">
        <w:tc>
          <w:tcPr>
            <w:tcW w:w="1129" w:type="dxa"/>
            <w:shd w:val="clear" w:color="auto" w:fill="C9C9C9" w:themeFill="accent3" w:themeFillTint="99"/>
          </w:tcPr>
          <w:p w14:paraId="2873BD5E" w14:textId="77EEC488" w:rsidR="0058502F" w:rsidRDefault="0058502F" w:rsidP="0058502F">
            <w:pPr>
              <w:rPr>
                <w:szCs w:val="20"/>
              </w:rPr>
            </w:pPr>
            <w:r w:rsidRPr="0058502F">
              <w:rPr>
                <w:szCs w:val="20"/>
              </w:rPr>
              <w:t>​</w:t>
            </w:r>
            <w:r>
              <w:rPr>
                <w:rFonts w:hint="eastAsia"/>
                <w:szCs w:val="20"/>
              </w:rPr>
              <w:t>拓扑</w:t>
            </w:r>
            <w:r w:rsidRPr="0058502F">
              <w:rPr>
                <w:rFonts w:hint="eastAsia"/>
                <w:szCs w:val="20"/>
              </w:rPr>
              <w:t>类型</w:t>
            </w:r>
          </w:p>
        </w:tc>
        <w:tc>
          <w:tcPr>
            <w:tcW w:w="2539" w:type="dxa"/>
            <w:shd w:val="clear" w:color="auto" w:fill="C9C9C9" w:themeFill="accent3" w:themeFillTint="99"/>
          </w:tcPr>
          <w:p w14:paraId="7B348A60" w14:textId="3B45F64C" w:rsidR="0058502F" w:rsidRDefault="0058502F" w:rsidP="0058502F">
            <w:pPr>
              <w:rPr>
                <w:szCs w:val="20"/>
              </w:rPr>
            </w:pPr>
            <w:r w:rsidRPr="0058502F">
              <w:rPr>
                <w:rFonts w:hint="eastAsia"/>
                <w:szCs w:val="20"/>
              </w:rPr>
              <w:t>实现原理</w:t>
            </w:r>
            <w:r w:rsidRPr="0058502F">
              <w:rPr>
                <w:szCs w:val="20"/>
              </w:rPr>
              <w:t>​</w:t>
            </w:r>
          </w:p>
        </w:tc>
        <w:tc>
          <w:tcPr>
            <w:tcW w:w="1834" w:type="dxa"/>
            <w:shd w:val="clear" w:color="auto" w:fill="C9C9C9" w:themeFill="accent3" w:themeFillTint="99"/>
          </w:tcPr>
          <w:p w14:paraId="29AD6CCD" w14:textId="07BBAEA9" w:rsidR="0058502F" w:rsidRDefault="0058502F" w:rsidP="0058502F">
            <w:pPr>
              <w:rPr>
                <w:szCs w:val="20"/>
              </w:rPr>
            </w:pPr>
            <w:r w:rsidRPr="0058502F">
              <w:rPr>
                <w:rFonts w:hint="eastAsia"/>
                <w:szCs w:val="20"/>
              </w:rPr>
              <w:t>优点</w:t>
            </w:r>
            <w:r w:rsidRPr="0058502F">
              <w:rPr>
                <w:szCs w:val="20"/>
              </w:rPr>
              <w:t>​</w:t>
            </w:r>
          </w:p>
        </w:tc>
        <w:tc>
          <w:tcPr>
            <w:tcW w:w="1834" w:type="dxa"/>
            <w:shd w:val="clear" w:color="auto" w:fill="C9C9C9" w:themeFill="accent3" w:themeFillTint="99"/>
          </w:tcPr>
          <w:p w14:paraId="7D33CBE9" w14:textId="06E6864B" w:rsidR="0058502F" w:rsidRDefault="0058502F" w:rsidP="0058502F">
            <w:pPr>
              <w:rPr>
                <w:szCs w:val="20"/>
              </w:rPr>
            </w:pPr>
            <w:r w:rsidRPr="0058502F">
              <w:rPr>
                <w:rFonts w:hint="eastAsia"/>
                <w:szCs w:val="20"/>
              </w:rPr>
              <w:t>缺点</w:t>
            </w:r>
            <w:r w:rsidRPr="0058502F">
              <w:rPr>
                <w:szCs w:val="20"/>
              </w:rPr>
              <w:t>​</w:t>
            </w:r>
          </w:p>
        </w:tc>
        <w:tc>
          <w:tcPr>
            <w:tcW w:w="1834" w:type="dxa"/>
            <w:shd w:val="clear" w:color="auto" w:fill="C9C9C9" w:themeFill="accent3" w:themeFillTint="99"/>
          </w:tcPr>
          <w:p w14:paraId="4722A8DF" w14:textId="71905AE2" w:rsidR="0058502F" w:rsidRDefault="0058502F" w:rsidP="0058502F">
            <w:pPr>
              <w:rPr>
                <w:szCs w:val="20"/>
              </w:rPr>
            </w:pPr>
            <w:r w:rsidRPr="0058502F">
              <w:rPr>
                <w:szCs w:val="20"/>
              </w:rPr>
              <w:t>​</w:t>
            </w:r>
            <w:r w:rsidRPr="0058502F">
              <w:rPr>
                <w:rFonts w:hint="eastAsia"/>
                <w:szCs w:val="20"/>
              </w:rPr>
              <w:t>适用场景</w:t>
            </w:r>
          </w:p>
        </w:tc>
      </w:tr>
      <w:tr w:rsidR="0058502F" w14:paraId="360FCB84" w14:textId="77777777" w:rsidTr="0058502F">
        <w:tc>
          <w:tcPr>
            <w:tcW w:w="1129" w:type="dxa"/>
            <w:shd w:val="clear" w:color="auto" w:fill="DBDBDB" w:themeFill="accent3" w:themeFillTint="66"/>
          </w:tcPr>
          <w:p w14:paraId="23CA7C6B" w14:textId="135EAF09" w:rsidR="0058502F" w:rsidRDefault="0058502F" w:rsidP="0058502F">
            <w:pPr>
              <w:rPr>
                <w:szCs w:val="20"/>
              </w:rPr>
            </w:pPr>
            <w:r w:rsidRPr="0058502F">
              <w:rPr>
                <w:szCs w:val="20"/>
              </w:rPr>
              <w:t>​</w:t>
            </w:r>
            <w:r w:rsidRPr="0058502F">
              <w:rPr>
                <w:rFonts w:hint="eastAsia"/>
                <w:szCs w:val="20"/>
              </w:rPr>
              <w:t>半矩阵</w:t>
            </w:r>
          </w:p>
        </w:tc>
        <w:tc>
          <w:tcPr>
            <w:tcW w:w="2539" w:type="dxa"/>
          </w:tcPr>
          <w:p w14:paraId="2A13D5FC" w14:textId="6A710579" w:rsidR="0058502F" w:rsidRPr="0058502F" w:rsidRDefault="0058502F" w:rsidP="0058502F">
            <w:pPr>
              <w:rPr>
                <w:sz w:val="15"/>
                <w:szCs w:val="15"/>
              </w:rPr>
            </w:pPr>
            <w:r w:rsidRPr="0058502F">
              <w:rPr>
                <w:rFonts w:hint="eastAsia"/>
                <w:sz w:val="15"/>
                <w:szCs w:val="15"/>
              </w:rPr>
              <w:t>使用无极性直流接触器实现模块分配</w:t>
            </w:r>
          </w:p>
        </w:tc>
        <w:tc>
          <w:tcPr>
            <w:tcW w:w="1834" w:type="dxa"/>
          </w:tcPr>
          <w:p w14:paraId="5604F877" w14:textId="56772060" w:rsidR="0058502F" w:rsidRPr="0058502F" w:rsidRDefault="00B5530E" w:rsidP="0058502F">
            <w:pPr>
              <w:rPr>
                <w:sz w:val="15"/>
                <w:szCs w:val="15"/>
              </w:rPr>
            </w:pPr>
            <w:r w:rsidRPr="00B5530E">
              <w:rPr>
                <w:rFonts w:hint="eastAsia"/>
                <w:sz w:val="15"/>
                <w:szCs w:val="15"/>
              </w:rPr>
              <w:t>模块调用灵活，维护更换方便</w:t>
            </w:r>
          </w:p>
        </w:tc>
        <w:tc>
          <w:tcPr>
            <w:tcW w:w="1834" w:type="dxa"/>
          </w:tcPr>
          <w:p w14:paraId="17BCD7DB" w14:textId="698DF629" w:rsidR="0058502F" w:rsidRPr="0058502F" w:rsidRDefault="00B5530E" w:rsidP="0058502F">
            <w:pPr>
              <w:rPr>
                <w:sz w:val="15"/>
                <w:szCs w:val="15"/>
              </w:rPr>
            </w:pPr>
            <w:r w:rsidRPr="00B5530E">
              <w:rPr>
                <w:rFonts w:hint="eastAsia"/>
                <w:sz w:val="15"/>
                <w:szCs w:val="15"/>
              </w:rPr>
              <w:t>成本较高，体积偏大</w:t>
            </w:r>
          </w:p>
        </w:tc>
        <w:tc>
          <w:tcPr>
            <w:tcW w:w="1834" w:type="dxa"/>
          </w:tcPr>
          <w:p w14:paraId="42B1B23E" w14:textId="3DFE32AA" w:rsidR="0058502F" w:rsidRPr="0058502F" w:rsidRDefault="00B5530E" w:rsidP="0058502F">
            <w:pPr>
              <w:rPr>
                <w:sz w:val="15"/>
                <w:szCs w:val="15"/>
              </w:rPr>
            </w:pPr>
            <w:r w:rsidRPr="00B5530E">
              <w:rPr>
                <w:rFonts w:hint="eastAsia"/>
                <w:sz w:val="15"/>
                <w:szCs w:val="15"/>
              </w:rPr>
              <w:t>大型公共充电站</w:t>
            </w:r>
          </w:p>
        </w:tc>
      </w:tr>
      <w:tr w:rsidR="0058502F" w14:paraId="58463975" w14:textId="77777777" w:rsidTr="0058502F">
        <w:tc>
          <w:tcPr>
            <w:tcW w:w="1129" w:type="dxa"/>
            <w:shd w:val="clear" w:color="auto" w:fill="DBDBDB" w:themeFill="accent3" w:themeFillTint="66"/>
          </w:tcPr>
          <w:p w14:paraId="16FF5C60" w14:textId="726BBF39" w:rsidR="0058502F" w:rsidRDefault="0058502F" w:rsidP="0058502F">
            <w:pPr>
              <w:rPr>
                <w:szCs w:val="20"/>
              </w:rPr>
            </w:pPr>
            <w:r w:rsidRPr="0058502F">
              <w:rPr>
                <w:szCs w:val="20"/>
              </w:rPr>
              <w:t>​</w:t>
            </w:r>
            <w:r w:rsidRPr="0058502F">
              <w:rPr>
                <w:rFonts w:hint="eastAsia"/>
                <w:szCs w:val="20"/>
              </w:rPr>
              <w:t>全矩阵</w:t>
            </w:r>
          </w:p>
        </w:tc>
        <w:tc>
          <w:tcPr>
            <w:tcW w:w="2539" w:type="dxa"/>
          </w:tcPr>
          <w:p w14:paraId="5D87850C" w14:textId="5E265928" w:rsidR="0058502F" w:rsidRPr="0058502F" w:rsidRDefault="0058502F" w:rsidP="0058502F">
            <w:pPr>
              <w:rPr>
                <w:sz w:val="15"/>
                <w:szCs w:val="15"/>
              </w:rPr>
            </w:pPr>
            <w:proofErr w:type="gramStart"/>
            <w:r w:rsidRPr="0058502F">
              <w:rPr>
                <w:rFonts w:hint="eastAsia"/>
                <w:sz w:val="15"/>
                <w:szCs w:val="15"/>
              </w:rPr>
              <w:t>使用板载继电器</w:t>
            </w:r>
            <w:proofErr w:type="gramEnd"/>
            <w:r w:rsidRPr="0058502F">
              <w:rPr>
                <w:rFonts w:hint="eastAsia"/>
                <w:sz w:val="15"/>
                <w:szCs w:val="15"/>
              </w:rPr>
              <w:t>进行功率分配</w:t>
            </w:r>
          </w:p>
        </w:tc>
        <w:tc>
          <w:tcPr>
            <w:tcW w:w="1834" w:type="dxa"/>
          </w:tcPr>
          <w:p w14:paraId="330803B6" w14:textId="153B3715" w:rsidR="0058502F" w:rsidRPr="0058502F" w:rsidRDefault="00B5530E" w:rsidP="0058502F">
            <w:pPr>
              <w:rPr>
                <w:sz w:val="15"/>
                <w:szCs w:val="15"/>
              </w:rPr>
            </w:pPr>
            <w:r w:rsidRPr="00B5530E">
              <w:rPr>
                <w:rFonts w:hint="eastAsia"/>
                <w:sz w:val="15"/>
                <w:szCs w:val="15"/>
              </w:rPr>
              <w:t>整桩体积小，成本较低</w:t>
            </w:r>
          </w:p>
        </w:tc>
        <w:tc>
          <w:tcPr>
            <w:tcW w:w="1834" w:type="dxa"/>
          </w:tcPr>
          <w:p w14:paraId="55833B9A" w14:textId="179A65B2" w:rsidR="0058502F" w:rsidRPr="0058502F" w:rsidRDefault="00B5530E" w:rsidP="0058502F">
            <w:pPr>
              <w:rPr>
                <w:sz w:val="15"/>
                <w:szCs w:val="15"/>
              </w:rPr>
            </w:pPr>
            <w:r w:rsidRPr="00B5530E">
              <w:rPr>
                <w:rFonts w:hint="eastAsia"/>
                <w:sz w:val="15"/>
                <w:szCs w:val="15"/>
              </w:rPr>
              <w:t>受继电器性能限制，电流一般小于</w:t>
            </w:r>
            <w:r w:rsidRPr="00B5530E">
              <w:rPr>
                <w:rFonts w:hint="eastAsia"/>
                <w:sz w:val="15"/>
                <w:szCs w:val="15"/>
              </w:rPr>
              <w:t>150A</w:t>
            </w:r>
          </w:p>
        </w:tc>
        <w:tc>
          <w:tcPr>
            <w:tcW w:w="1834" w:type="dxa"/>
          </w:tcPr>
          <w:p w14:paraId="26925EA9" w14:textId="2B79893E" w:rsidR="0058502F" w:rsidRPr="0058502F" w:rsidRDefault="00B5530E" w:rsidP="0058502F">
            <w:pPr>
              <w:rPr>
                <w:sz w:val="15"/>
                <w:szCs w:val="15"/>
              </w:rPr>
            </w:pPr>
            <w:r w:rsidRPr="00B5530E">
              <w:rPr>
                <w:rFonts w:hint="eastAsia"/>
                <w:sz w:val="15"/>
                <w:szCs w:val="15"/>
              </w:rPr>
              <w:t>中小功率场站</w:t>
            </w:r>
          </w:p>
        </w:tc>
      </w:tr>
      <w:tr w:rsidR="0058502F" w14:paraId="189E93D8" w14:textId="77777777" w:rsidTr="0058502F">
        <w:tc>
          <w:tcPr>
            <w:tcW w:w="1129" w:type="dxa"/>
            <w:shd w:val="clear" w:color="auto" w:fill="DBDBDB" w:themeFill="accent3" w:themeFillTint="66"/>
          </w:tcPr>
          <w:p w14:paraId="191722F6" w14:textId="5D2F5E42" w:rsidR="0058502F" w:rsidRDefault="0058502F" w:rsidP="0058502F">
            <w:pPr>
              <w:rPr>
                <w:szCs w:val="20"/>
              </w:rPr>
            </w:pPr>
            <w:r w:rsidRPr="0058502F">
              <w:rPr>
                <w:rFonts w:hint="eastAsia"/>
                <w:szCs w:val="20"/>
              </w:rPr>
              <w:t>环形</w:t>
            </w:r>
          </w:p>
        </w:tc>
        <w:tc>
          <w:tcPr>
            <w:tcW w:w="2539" w:type="dxa"/>
          </w:tcPr>
          <w:p w14:paraId="27A4E899" w14:textId="1A262AF5" w:rsidR="0058502F" w:rsidRPr="0058502F" w:rsidRDefault="0058502F" w:rsidP="0058502F">
            <w:pPr>
              <w:rPr>
                <w:sz w:val="15"/>
                <w:szCs w:val="15"/>
              </w:rPr>
            </w:pPr>
            <w:r w:rsidRPr="0058502F">
              <w:rPr>
                <w:rFonts w:hint="eastAsia"/>
                <w:sz w:val="15"/>
                <w:szCs w:val="15"/>
              </w:rPr>
              <w:t>半矩阵</w:t>
            </w:r>
            <w:r w:rsidRPr="0058502F">
              <w:rPr>
                <w:rFonts w:hint="eastAsia"/>
                <w:sz w:val="15"/>
                <w:szCs w:val="15"/>
              </w:rPr>
              <w:t>/</w:t>
            </w:r>
            <w:r w:rsidRPr="0058502F">
              <w:rPr>
                <w:rFonts w:hint="eastAsia"/>
                <w:sz w:val="15"/>
                <w:szCs w:val="15"/>
              </w:rPr>
              <w:t>全矩阵的简化版本</w:t>
            </w:r>
          </w:p>
        </w:tc>
        <w:tc>
          <w:tcPr>
            <w:tcW w:w="1834" w:type="dxa"/>
          </w:tcPr>
          <w:p w14:paraId="7C7BF604" w14:textId="4D411F64" w:rsidR="0058502F" w:rsidRPr="0058502F" w:rsidRDefault="00B5530E" w:rsidP="0058502F">
            <w:pPr>
              <w:rPr>
                <w:sz w:val="15"/>
                <w:szCs w:val="15"/>
              </w:rPr>
            </w:pPr>
            <w:r w:rsidRPr="00B5530E">
              <w:rPr>
                <w:rFonts w:hint="eastAsia"/>
                <w:sz w:val="15"/>
                <w:szCs w:val="15"/>
              </w:rPr>
              <w:t>成本低，满足大部分场景</w:t>
            </w:r>
          </w:p>
        </w:tc>
        <w:tc>
          <w:tcPr>
            <w:tcW w:w="1834" w:type="dxa"/>
          </w:tcPr>
          <w:p w14:paraId="3A99FFC0" w14:textId="11F16C6C" w:rsidR="0058502F" w:rsidRPr="0058502F" w:rsidRDefault="00B5530E" w:rsidP="0058502F">
            <w:pPr>
              <w:rPr>
                <w:sz w:val="15"/>
                <w:szCs w:val="15"/>
              </w:rPr>
            </w:pPr>
            <w:r w:rsidRPr="00B5530E">
              <w:rPr>
                <w:rFonts w:hint="eastAsia"/>
                <w:sz w:val="15"/>
                <w:szCs w:val="15"/>
              </w:rPr>
              <w:t>极端条件下可能有枪无法调用其</w:t>
            </w:r>
          </w:p>
        </w:tc>
        <w:tc>
          <w:tcPr>
            <w:tcW w:w="1834" w:type="dxa"/>
          </w:tcPr>
          <w:p w14:paraId="40F52BD0" w14:textId="21A4898C" w:rsidR="0058502F" w:rsidRPr="0058502F" w:rsidRDefault="00B5530E" w:rsidP="0058502F">
            <w:pPr>
              <w:rPr>
                <w:sz w:val="15"/>
                <w:szCs w:val="15"/>
              </w:rPr>
            </w:pPr>
            <w:r w:rsidRPr="00B5530E">
              <w:rPr>
                <w:sz w:val="15"/>
                <w:szCs w:val="15"/>
              </w:rPr>
              <w:t>普通停车场和社区充电站</w:t>
            </w:r>
          </w:p>
        </w:tc>
      </w:tr>
    </w:tbl>
    <w:p w14:paraId="226FAC7B" w14:textId="484D77A5" w:rsidR="0058502F" w:rsidRPr="001B6462" w:rsidRDefault="00B5530E" w:rsidP="0001652C">
      <w:pPr>
        <w:ind w:firstLineChars="200" w:firstLine="420"/>
        <w:rPr>
          <w:kern w:val="0"/>
          <w:szCs w:val="20"/>
        </w:rPr>
      </w:pPr>
      <w:r>
        <w:rPr>
          <w:rFonts w:hint="eastAsia"/>
          <w:kern w:val="0"/>
          <w:szCs w:val="20"/>
        </w:rPr>
        <w:t>本软件内嵌于运行在</w:t>
      </w:r>
      <w:r>
        <w:rPr>
          <w:rFonts w:hint="eastAsia"/>
          <w:kern w:val="0"/>
          <w:szCs w:val="20"/>
        </w:rPr>
        <w:t>ISMU-X</w:t>
      </w:r>
      <w:r>
        <w:rPr>
          <w:rFonts w:hint="eastAsia"/>
          <w:kern w:val="0"/>
          <w:szCs w:val="20"/>
        </w:rPr>
        <w:t>的</w:t>
      </w:r>
      <w:r>
        <w:rPr>
          <w:rFonts w:hint="eastAsia"/>
          <w:kern w:val="0"/>
          <w:szCs w:val="20"/>
        </w:rPr>
        <w:t>PCU</w:t>
      </w:r>
      <w:r>
        <w:rPr>
          <w:rFonts w:hint="eastAsia"/>
          <w:kern w:val="0"/>
          <w:szCs w:val="20"/>
        </w:rPr>
        <w:t>软件中，通过拓扑参数自动识别拓扑类型并生成对应数据结构；根据</w:t>
      </w:r>
      <w:r>
        <w:rPr>
          <w:rFonts w:hint="eastAsia"/>
          <w:kern w:val="0"/>
          <w:szCs w:val="20"/>
        </w:rPr>
        <w:t>CCU</w:t>
      </w:r>
      <w:r>
        <w:rPr>
          <w:rFonts w:hint="eastAsia"/>
          <w:kern w:val="0"/>
          <w:szCs w:val="20"/>
        </w:rPr>
        <w:t>提供的桩侧功率需求信息自动计算最优功率分配方案，并调用接口执行功率调配动作。</w:t>
      </w:r>
    </w:p>
    <w:p w14:paraId="62CA5B2F" w14:textId="77777777" w:rsidR="00923C94" w:rsidRPr="00CE5CFE" w:rsidRDefault="00923C94" w:rsidP="00CE5CFE">
      <w:pPr>
        <w:pStyle w:val="Heading2"/>
      </w:pPr>
      <w:bookmarkStart w:id="6" w:name="_Toc209380741"/>
      <w:r>
        <w:rPr>
          <w:rFonts w:hint="eastAsia"/>
        </w:rPr>
        <w:t>1.2</w:t>
      </w:r>
      <w:r w:rsidRPr="00CD6C08">
        <w:rPr>
          <w:rFonts w:hint="eastAsia"/>
        </w:rPr>
        <w:t>软件范围</w:t>
      </w:r>
      <w:bookmarkEnd w:id="6"/>
    </w:p>
    <w:p w14:paraId="41889BB6" w14:textId="110AEED6" w:rsidR="00923C94" w:rsidRPr="00457CF7" w:rsidRDefault="00923C94" w:rsidP="00B5530E">
      <w:pPr>
        <w:ind w:firstLineChars="200" w:firstLine="420"/>
        <w:rPr>
          <w:kern w:val="0"/>
          <w:szCs w:val="20"/>
        </w:rPr>
      </w:pPr>
      <w:r w:rsidRPr="00197ECD">
        <w:rPr>
          <w:rFonts w:hint="eastAsia"/>
          <w:kern w:val="0"/>
          <w:szCs w:val="20"/>
        </w:rPr>
        <w:t>具体软件范围</w:t>
      </w:r>
      <w:r>
        <w:rPr>
          <w:rFonts w:hint="eastAsia"/>
          <w:kern w:val="0"/>
          <w:szCs w:val="20"/>
        </w:rPr>
        <w:t>及交付</w:t>
      </w:r>
      <w:proofErr w:type="gramStart"/>
      <w:r>
        <w:rPr>
          <w:rFonts w:hint="eastAsia"/>
          <w:kern w:val="0"/>
          <w:szCs w:val="20"/>
        </w:rPr>
        <w:t>件</w:t>
      </w:r>
      <w:r w:rsidRPr="00197ECD">
        <w:rPr>
          <w:rFonts w:hint="eastAsia"/>
          <w:kern w:val="0"/>
          <w:szCs w:val="20"/>
        </w:rPr>
        <w:t>如下</w:t>
      </w:r>
      <w:proofErr w:type="gramEnd"/>
      <w:r>
        <w:rPr>
          <w:rFonts w:hint="eastAsia"/>
          <w:kern w:val="0"/>
          <w:szCs w:val="20"/>
        </w:rPr>
        <w:t>表所示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276"/>
        <w:gridCol w:w="3260"/>
        <w:gridCol w:w="2410"/>
        <w:gridCol w:w="1106"/>
      </w:tblGrid>
      <w:tr w:rsidR="00923C94" w:rsidRPr="0083111A" w14:paraId="50E4191D" w14:textId="77777777" w:rsidTr="00DF0981">
        <w:trPr>
          <w:jc w:val="center"/>
        </w:trPr>
        <w:tc>
          <w:tcPr>
            <w:tcW w:w="704" w:type="dxa"/>
            <w:shd w:val="clear" w:color="auto" w:fill="DBDBDB" w:themeFill="accent3" w:themeFillTint="66"/>
          </w:tcPr>
          <w:p w14:paraId="30CA7DCB" w14:textId="77777777" w:rsidR="00923C94" w:rsidRPr="0083111A" w:rsidRDefault="00923C94" w:rsidP="00994875">
            <w:pPr>
              <w:rPr>
                <w:rFonts w:eastAsiaTheme="minorEastAsia"/>
                <w:kern w:val="0"/>
                <w:sz w:val="18"/>
                <w:szCs w:val="18"/>
              </w:rPr>
            </w:pPr>
            <w:r w:rsidRPr="0083111A">
              <w:rPr>
                <w:rFonts w:eastAsiaTheme="minorEastAsia" w:hAnsiTheme="minorEastAsia"/>
                <w:kern w:val="0"/>
                <w:sz w:val="18"/>
                <w:szCs w:val="18"/>
              </w:rPr>
              <w:t>序号</w:t>
            </w:r>
          </w:p>
        </w:tc>
        <w:tc>
          <w:tcPr>
            <w:tcW w:w="1276" w:type="dxa"/>
            <w:shd w:val="clear" w:color="auto" w:fill="DBDBDB" w:themeFill="accent3" w:themeFillTint="66"/>
          </w:tcPr>
          <w:p w14:paraId="6348A511" w14:textId="77777777" w:rsidR="00923C94" w:rsidRPr="0083111A" w:rsidRDefault="00923C94" w:rsidP="00994875">
            <w:pPr>
              <w:jc w:val="center"/>
              <w:rPr>
                <w:rFonts w:eastAsiaTheme="minorEastAsia"/>
                <w:kern w:val="0"/>
                <w:sz w:val="18"/>
                <w:szCs w:val="18"/>
              </w:rPr>
            </w:pPr>
            <w:r w:rsidRPr="0083111A">
              <w:rPr>
                <w:rFonts w:eastAsiaTheme="minorEastAsia" w:hAnsiTheme="minorEastAsia"/>
                <w:kern w:val="0"/>
                <w:sz w:val="18"/>
                <w:szCs w:val="18"/>
              </w:rPr>
              <w:t>设备名称</w:t>
            </w:r>
          </w:p>
        </w:tc>
        <w:tc>
          <w:tcPr>
            <w:tcW w:w="3260" w:type="dxa"/>
            <w:shd w:val="clear" w:color="auto" w:fill="DBDBDB" w:themeFill="accent3" w:themeFillTint="66"/>
          </w:tcPr>
          <w:p w14:paraId="74F17296" w14:textId="77777777" w:rsidR="00923C94" w:rsidRPr="0083111A" w:rsidRDefault="00923C94" w:rsidP="00994875">
            <w:pPr>
              <w:rPr>
                <w:rFonts w:eastAsiaTheme="minorEastAsia"/>
                <w:kern w:val="0"/>
                <w:sz w:val="18"/>
                <w:szCs w:val="18"/>
              </w:rPr>
            </w:pPr>
            <w:r w:rsidRPr="0083111A">
              <w:rPr>
                <w:rFonts w:eastAsiaTheme="minorEastAsia" w:hAnsiTheme="minorEastAsia"/>
                <w:kern w:val="0"/>
                <w:sz w:val="18"/>
                <w:szCs w:val="18"/>
              </w:rPr>
              <w:t>软件名称</w:t>
            </w:r>
          </w:p>
        </w:tc>
        <w:tc>
          <w:tcPr>
            <w:tcW w:w="2410" w:type="dxa"/>
            <w:shd w:val="clear" w:color="auto" w:fill="DBDBDB" w:themeFill="accent3" w:themeFillTint="66"/>
          </w:tcPr>
          <w:p w14:paraId="6DC5D688" w14:textId="77777777" w:rsidR="00923C94" w:rsidRPr="0083111A" w:rsidRDefault="00923C94" w:rsidP="00994875">
            <w:pPr>
              <w:rPr>
                <w:rFonts w:eastAsiaTheme="minorEastAsia"/>
                <w:kern w:val="0"/>
                <w:sz w:val="18"/>
                <w:szCs w:val="18"/>
              </w:rPr>
            </w:pPr>
            <w:r w:rsidRPr="0083111A">
              <w:rPr>
                <w:rFonts w:eastAsiaTheme="minorEastAsia" w:hAnsiTheme="minorEastAsia"/>
                <w:kern w:val="0"/>
                <w:sz w:val="18"/>
                <w:szCs w:val="18"/>
              </w:rPr>
              <w:t>交付件</w:t>
            </w:r>
          </w:p>
        </w:tc>
        <w:tc>
          <w:tcPr>
            <w:tcW w:w="1106" w:type="dxa"/>
            <w:shd w:val="clear" w:color="auto" w:fill="DBDBDB" w:themeFill="accent3" w:themeFillTint="66"/>
          </w:tcPr>
          <w:p w14:paraId="59C40AED" w14:textId="77777777" w:rsidR="00923C94" w:rsidRPr="0083111A" w:rsidRDefault="00923C94" w:rsidP="00994875">
            <w:pPr>
              <w:rPr>
                <w:rFonts w:eastAsiaTheme="minorEastAsia"/>
                <w:kern w:val="0"/>
                <w:sz w:val="18"/>
                <w:szCs w:val="18"/>
              </w:rPr>
            </w:pPr>
            <w:r w:rsidRPr="0083111A">
              <w:rPr>
                <w:rFonts w:eastAsiaTheme="minorEastAsia" w:hAnsiTheme="minorEastAsia"/>
                <w:kern w:val="0"/>
                <w:sz w:val="18"/>
                <w:szCs w:val="18"/>
              </w:rPr>
              <w:t>说明</w:t>
            </w:r>
          </w:p>
        </w:tc>
      </w:tr>
      <w:tr w:rsidR="00923C94" w:rsidRPr="0083111A" w14:paraId="14F63A95" w14:textId="77777777" w:rsidTr="00B5530E">
        <w:trPr>
          <w:jc w:val="center"/>
        </w:trPr>
        <w:tc>
          <w:tcPr>
            <w:tcW w:w="704" w:type="dxa"/>
          </w:tcPr>
          <w:p w14:paraId="59A44068" w14:textId="77777777" w:rsidR="00923C94" w:rsidRPr="0083111A" w:rsidRDefault="00923C94" w:rsidP="00E365E8">
            <w:pPr>
              <w:jc w:val="center"/>
              <w:rPr>
                <w:rFonts w:eastAsiaTheme="minorEastAsia"/>
                <w:kern w:val="0"/>
                <w:sz w:val="18"/>
                <w:szCs w:val="18"/>
              </w:rPr>
            </w:pPr>
            <w:r w:rsidRPr="0083111A">
              <w:rPr>
                <w:rFonts w:eastAsiaTheme="minorEastAsia"/>
                <w:kern w:val="0"/>
                <w:sz w:val="18"/>
                <w:szCs w:val="18"/>
              </w:rPr>
              <w:t>1</w:t>
            </w:r>
          </w:p>
        </w:tc>
        <w:tc>
          <w:tcPr>
            <w:tcW w:w="1276" w:type="dxa"/>
            <w:vAlign w:val="center"/>
          </w:tcPr>
          <w:p w14:paraId="0D47AB94" w14:textId="77777777" w:rsidR="00923C94" w:rsidRPr="0083111A" w:rsidRDefault="007311C5" w:rsidP="00E365E8">
            <w:pPr>
              <w:jc w:val="center"/>
              <w:rPr>
                <w:rFonts w:eastAsiaTheme="minorEastAsia"/>
                <w:kern w:val="0"/>
                <w:sz w:val="18"/>
                <w:szCs w:val="18"/>
              </w:rPr>
            </w:pPr>
            <w:r>
              <w:rPr>
                <w:rFonts w:eastAsiaTheme="minorEastAsia" w:hint="eastAsia"/>
                <w:kern w:val="0"/>
                <w:sz w:val="18"/>
                <w:szCs w:val="18"/>
              </w:rPr>
              <w:t>功率柜</w:t>
            </w:r>
            <w:r>
              <w:rPr>
                <w:rFonts w:eastAsiaTheme="minorEastAsia" w:hint="eastAsia"/>
                <w:kern w:val="0"/>
                <w:sz w:val="18"/>
                <w:szCs w:val="18"/>
              </w:rPr>
              <w:t>I</w:t>
            </w:r>
            <w:r>
              <w:rPr>
                <w:rFonts w:eastAsiaTheme="minorEastAsia"/>
                <w:kern w:val="0"/>
                <w:sz w:val="18"/>
                <w:szCs w:val="18"/>
              </w:rPr>
              <w:t>MSU-X</w:t>
            </w:r>
          </w:p>
        </w:tc>
        <w:tc>
          <w:tcPr>
            <w:tcW w:w="3260" w:type="dxa"/>
          </w:tcPr>
          <w:p w14:paraId="118DFF6C" w14:textId="1AE70199" w:rsidR="00923C94" w:rsidRPr="0083111A" w:rsidRDefault="001B6462" w:rsidP="00E365E8">
            <w:pPr>
              <w:jc w:val="center"/>
              <w:rPr>
                <w:rFonts w:eastAsiaTheme="minorEastAsia"/>
                <w:kern w:val="0"/>
                <w:sz w:val="18"/>
                <w:szCs w:val="18"/>
              </w:rPr>
            </w:pPr>
            <w:proofErr w:type="spellStart"/>
            <w:r>
              <w:rPr>
                <w:rFonts w:eastAsiaTheme="minorEastAsia"/>
                <w:kern w:val="0"/>
                <w:sz w:val="18"/>
                <w:szCs w:val="18"/>
              </w:rPr>
              <w:t>P</w:t>
            </w:r>
            <w:r w:rsidR="005313AD">
              <w:rPr>
                <w:rFonts w:eastAsiaTheme="minorEastAsia" w:hint="eastAsia"/>
                <w:kern w:val="0"/>
                <w:sz w:val="18"/>
                <w:szCs w:val="18"/>
              </w:rPr>
              <w:t>D</w:t>
            </w:r>
            <w:r>
              <w:rPr>
                <w:rFonts w:eastAsiaTheme="minorEastAsia"/>
                <w:kern w:val="0"/>
                <w:sz w:val="18"/>
                <w:szCs w:val="18"/>
              </w:rPr>
              <w:t>U</w:t>
            </w:r>
            <w:r w:rsidR="005313AD">
              <w:rPr>
                <w:rFonts w:eastAsiaTheme="minorEastAsia" w:hint="eastAsia"/>
                <w:kern w:val="0"/>
                <w:sz w:val="18"/>
                <w:szCs w:val="18"/>
              </w:rPr>
              <w:t>_CORE</w:t>
            </w:r>
            <w:r w:rsidR="00E365E8">
              <w:rPr>
                <w:rFonts w:eastAsiaTheme="minorEastAsia" w:hint="eastAsia"/>
                <w:kern w:val="0"/>
                <w:sz w:val="18"/>
                <w:szCs w:val="18"/>
              </w:rPr>
              <w:t>.a</w:t>
            </w:r>
            <w:proofErr w:type="spellEnd"/>
          </w:p>
        </w:tc>
        <w:tc>
          <w:tcPr>
            <w:tcW w:w="2410" w:type="dxa"/>
          </w:tcPr>
          <w:p w14:paraId="0F8C7D9F" w14:textId="6E76CC3E" w:rsidR="00923C94" w:rsidRPr="0083111A" w:rsidRDefault="00923C94" w:rsidP="00E365E8">
            <w:pPr>
              <w:jc w:val="center"/>
              <w:rPr>
                <w:rFonts w:eastAsiaTheme="minorEastAsia"/>
                <w:kern w:val="0"/>
                <w:sz w:val="18"/>
                <w:szCs w:val="18"/>
              </w:rPr>
            </w:pPr>
            <w:r w:rsidRPr="0083111A">
              <w:rPr>
                <w:rFonts w:eastAsiaTheme="minorEastAsia" w:hAnsiTheme="minorEastAsia"/>
                <w:kern w:val="0"/>
                <w:sz w:val="18"/>
                <w:szCs w:val="18"/>
              </w:rPr>
              <w:t>源码及</w:t>
            </w:r>
            <w:r w:rsidR="005313AD">
              <w:rPr>
                <w:rFonts w:eastAsiaTheme="minorEastAsia" w:hint="eastAsia"/>
                <w:kern w:val="0"/>
                <w:sz w:val="18"/>
                <w:szCs w:val="18"/>
              </w:rPr>
              <w:t>.a</w:t>
            </w:r>
            <w:r w:rsidR="005313AD">
              <w:rPr>
                <w:rFonts w:eastAsiaTheme="minorEastAsia" w:hint="eastAsia"/>
                <w:kern w:val="0"/>
                <w:sz w:val="18"/>
                <w:szCs w:val="18"/>
              </w:rPr>
              <w:t>静态库工程</w:t>
            </w:r>
          </w:p>
        </w:tc>
        <w:tc>
          <w:tcPr>
            <w:tcW w:w="1106" w:type="dxa"/>
          </w:tcPr>
          <w:p w14:paraId="1BBBF6C2" w14:textId="77777777" w:rsidR="00923C94" w:rsidRPr="0083111A" w:rsidRDefault="00923C94" w:rsidP="00E365E8">
            <w:pPr>
              <w:jc w:val="center"/>
              <w:rPr>
                <w:rFonts w:eastAsiaTheme="minorEastAsia"/>
                <w:kern w:val="0"/>
                <w:sz w:val="18"/>
                <w:szCs w:val="18"/>
              </w:rPr>
            </w:pPr>
            <w:r w:rsidRPr="0083111A">
              <w:rPr>
                <w:rFonts w:eastAsiaTheme="minorEastAsia" w:hAnsiTheme="minorEastAsia"/>
                <w:kern w:val="0"/>
                <w:sz w:val="18"/>
                <w:szCs w:val="18"/>
              </w:rPr>
              <w:t>全新开发</w:t>
            </w:r>
          </w:p>
        </w:tc>
      </w:tr>
      <w:tr w:rsidR="005313AD" w:rsidRPr="0083111A" w14:paraId="5633B76D" w14:textId="77777777" w:rsidTr="00B5530E">
        <w:trPr>
          <w:jc w:val="center"/>
        </w:trPr>
        <w:tc>
          <w:tcPr>
            <w:tcW w:w="704" w:type="dxa"/>
          </w:tcPr>
          <w:p w14:paraId="66AFB10E" w14:textId="29039140" w:rsidR="005313AD" w:rsidRPr="0083111A" w:rsidRDefault="00E365E8" w:rsidP="00E365E8">
            <w:pPr>
              <w:jc w:val="center"/>
              <w:rPr>
                <w:rFonts w:eastAsiaTheme="minorEastAsia"/>
                <w:kern w:val="0"/>
                <w:sz w:val="18"/>
                <w:szCs w:val="18"/>
              </w:rPr>
            </w:pPr>
            <w:r>
              <w:rPr>
                <w:rFonts w:eastAsiaTheme="minorEastAsia" w:hint="eastAsia"/>
                <w:kern w:val="0"/>
                <w:sz w:val="18"/>
                <w:szCs w:val="18"/>
              </w:rPr>
              <w:t>2</w:t>
            </w:r>
          </w:p>
        </w:tc>
        <w:tc>
          <w:tcPr>
            <w:tcW w:w="1276" w:type="dxa"/>
            <w:vAlign w:val="center"/>
          </w:tcPr>
          <w:p w14:paraId="7D285966" w14:textId="21CC4D90" w:rsidR="005313AD" w:rsidRDefault="00DF0981" w:rsidP="00E365E8">
            <w:pPr>
              <w:jc w:val="center"/>
              <w:rPr>
                <w:rFonts w:eastAsiaTheme="minorEastAsia"/>
                <w:kern w:val="0"/>
                <w:sz w:val="18"/>
                <w:szCs w:val="18"/>
              </w:rPr>
            </w:pPr>
            <w:r>
              <w:rPr>
                <w:rFonts w:eastAsiaTheme="minorEastAsia" w:hint="eastAsia"/>
                <w:kern w:val="0"/>
                <w:sz w:val="18"/>
                <w:szCs w:val="18"/>
              </w:rPr>
              <w:t>\</w:t>
            </w:r>
          </w:p>
        </w:tc>
        <w:tc>
          <w:tcPr>
            <w:tcW w:w="3260" w:type="dxa"/>
          </w:tcPr>
          <w:p w14:paraId="0FFA8CCD" w14:textId="1CF919B1" w:rsidR="005313AD" w:rsidRDefault="00E365E8" w:rsidP="00E365E8">
            <w:pPr>
              <w:jc w:val="center"/>
              <w:rPr>
                <w:rFonts w:eastAsiaTheme="minorEastAsia"/>
                <w:kern w:val="0"/>
                <w:sz w:val="18"/>
                <w:szCs w:val="18"/>
              </w:rPr>
            </w:pPr>
            <w:r>
              <w:rPr>
                <w:rFonts w:eastAsiaTheme="minorEastAsia" w:hint="eastAsia"/>
                <w:kern w:val="0"/>
                <w:sz w:val="18"/>
                <w:szCs w:val="18"/>
              </w:rPr>
              <w:t>PDU_DEMO</w:t>
            </w:r>
          </w:p>
        </w:tc>
        <w:tc>
          <w:tcPr>
            <w:tcW w:w="2410" w:type="dxa"/>
          </w:tcPr>
          <w:p w14:paraId="19F859EF" w14:textId="11C1BA08" w:rsidR="005313AD" w:rsidRPr="0083111A" w:rsidRDefault="00E365E8" w:rsidP="00E365E8">
            <w:pPr>
              <w:jc w:val="center"/>
              <w:rPr>
                <w:rFonts w:eastAsiaTheme="minorEastAsia" w:hAnsiTheme="minorEastAsia"/>
                <w:kern w:val="0"/>
                <w:sz w:val="18"/>
                <w:szCs w:val="18"/>
              </w:rPr>
            </w:pPr>
            <w:r>
              <w:rPr>
                <w:rFonts w:eastAsiaTheme="minorEastAsia" w:hAnsiTheme="minorEastAsia" w:hint="eastAsia"/>
                <w:kern w:val="0"/>
                <w:sz w:val="18"/>
                <w:szCs w:val="18"/>
              </w:rPr>
              <w:t>静态库演示及测试</w:t>
            </w:r>
            <w:r>
              <w:rPr>
                <w:rFonts w:eastAsiaTheme="minorEastAsia" w:hAnsiTheme="minorEastAsia" w:hint="eastAsia"/>
                <w:kern w:val="0"/>
                <w:sz w:val="18"/>
                <w:szCs w:val="18"/>
              </w:rPr>
              <w:t>example</w:t>
            </w:r>
            <w:r>
              <w:rPr>
                <w:rFonts w:eastAsiaTheme="minorEastAsia" w:hAnsiTheme="minorEastAsia" w:hint="eastAsia"/>
                <w:kern w:val="0"/>
                <w:sz w:val="18"/>
                <w:szCs w:val="18"/>
              </w:rPr>
              <w:t>例程</w:t>
            </w:r>
          </w:p>
        </w:tc>
        <w:tc>
          <w:tcPr>
            <w:tcW w:w="1106" w:type="dxa"/>
          </w:tcPr>
          <w:p w14:paraId="679EE7E9" w14:textId="769E5A92" w:rsidR="00DF0981" w:rsidRPr="0083111A" w:rsidRDefault="00DF0981" w:rsidP="00E365E8">
            <w:pPr>
              <w:jc w:val="center"/>
              <w:rPr>
                <w:rFonts w:eastAsiaTheme="minorEastAsia" w:hAnsiTheme="minorEastAsia"/>
                <w:kern w:val="0"/>
                <w:sz w:val="18"/>
                <w:szCs w:val="18"/>
              </w:rPr>
            </w:pPr>
            <w:r w:rsidRPr="0083111A">
              <w:rPr>
                <w:rFonts w:eastAsiaTheme="minorEastAsia" w:hAnsiTheme="minorEastAsia"/>
                <w:kern w:val="0"/>
                <w:sz w:val="18"/>
                <w:szCs w:val="18"/>
              </w:rPr>
              <w:t>全新开发</w:t>
            </w:r>
          </w:p>
        </w:tc>
      </w:tr>
      <w:tr w:rsidR="005313AD" w:rsidRPr="0083111A" w14:paraId="6FF7CFE7" w14:textId="77777777" w:rsidTr="00B5530E">
        <w:trPr>
          <w:jc w:val="center"/>
        </w:trPr>
        <w:tc>
          <w:tcPr>
            <w:tcW w:w="704" w:type="dxa"/>
          </w:tcPr>
          <w:p w14:paraId="07777BBB" w14:textId="08E807C4" w:rsidR="005313AD" w:rsidRPr="0083111A" w:rsidRDefault="00E365E8" w:rsidP="00E365E8">
            <w:pPr>
              <w:jc w:val="center"/>
              <w:rPr>
                <w:rFonts w:eastAsiaTheme="minorEastAsia"/>
                <w:kern w:val="0"/>
                <w:sz w:val="18"/>
                <w:szCs w:val="18"/>
              </w:rPr>
            </w:pPr>
            <w:r>
              <w:rPr>
                <w:rFonts w:eastAsiaTheme="minorEastAsia" w:hint="eastAsia"/>
                <w:kern w:val="0"/>
                <w:sz w:val="18"/>
                <w:szCs w:val="18"/>
              </w:rPr>
              <w:t>3</w:t>
            </w:r>
          </w:p>
        </w:tc>
        <w:tc>
          <w:tcPr>
            <w:tcW w:w="1276" w:type="dxa"/>
            <w:vAlign w:val="center"/>
          </w:tcPr>
          <w:p w14:paraId="0DD2706E" w14:textId="5E397940" w:rsidR="005313AD" w:rsidRDefault="00DF0981" w:rsidP="00E365E8">
            <w:pPr>
              <w:jc w:val="center"/>
              <w:rPr>
                <w:rFonts w:eastAsiaTheme="minorEastAsia"/>
                <w:kern w:val="0"/>
                <w:sz w:val="18"/>
                <w:szCs w:val="18"/>
              </w:rPr>
            </w:pPr>
            <w:r>
              <w:rPr>
                <w:rFonts w:eastAsiaTheme="minorEastAsia" w:hint="eastAsia"/>
                <w:kern w:val="0"/>
                <w:sz w:val="18"/>
                <w:szCs w:val="18"/>
              </w:rPr>
              <w:t>\</w:t>
            </w:r>
          </w:p>
        </w:tc>
        <w:tc>
          <w:tcPr>
            <w:tcW w:w="3260" w:type="dxa"/>
          </w:tcPr>
          <w:p w14:paraId="3FEEF9B0" w14:textId="644A0396" w:rsidR="005313AD" w:rsidRDefault="00A60E20" w:rsidP="00E365E8">
            <w:pPr>
              <w:jc w:val="center"/>
              <w:rPr>
                <w:rFonts w:eastAsiaTheme="minorEastAsia"/>
                <w:kern w:val="0"/>
                <w:sz w:val="18"/>
                <w:szCs w:val="18"/>
              </w:rPr>
            </w:pPr>
            <w:bookmarkStart w:id="7" w:name="OLE_LINK1"/>
            <w:r w:rsidRPr="00A60E20">
              <w:rPr>
                <w:rFonts w:eastAsiaTheme="minorEastAsia" w:hint="eastAsia"/>
                <w:kern w:val="0"/>
                <w:sz w:val="18"/>
                <w:szCs w:val="18"/>
              </w:rPr>
              <w:t xml:space="preserve">PDU </w:t>
            </w:r>
            <w:r w:rsidRPr="00A60E20">
              <w:rPr>
                <w:rFonts w:eastAsiaTheme="minorEastAsia" w:hint="eastAsia"/>
                <w:kern w:val="0"/>
                <w:sz w:val="18"/>
                <w:szCs w:val="18"/>
              </w:rPr>
              <w:t>功率分配静态</w:t>
            </w:r>
            <w:proofErr w:type="gramStart"/>
            <w:r w:rsidRPr="00A60E20">
              <w:rPr>
                <w:rFonts w:eastAsiaTheme="minorEastAsia" w:hint="eastAsia"/>
                <w:kern w:val="0"/>
                <w:sz w:val="18"/>
                <w:szCs w:val="18"/>
              </w:rPr>
              <w:t>库使用</w:t>
            </w:r>
            <w:proofErr w:type="gramEnd"/>
            <w:r w:rsidRPr="00A60E20">
              <w:rPr>
                <w:rFonts w:eastAsiaTheme="minorEastAsia" w:hint="eastAsia"/>
                <w:kern w:val="0"/>
                <w:sz w:val="18"/>
                <w:szCs w:val="18"/>
              </w:rPr>
              <w:t>说明</w:t>
            </w:r>
            <w:r w:rsidR="00E365E8">
              <w:rPr>
                <w:rFonts w:eastAsiaTheme="minorEastAsia" w:hint="eastAsia"/>
                <w:kern w:val="0"/>
                <w:sz w:val="18"/>
                <w:szCs w:val="18"/>
              </w:rPr>
              <w:t>.md</w:t>
            </w:r>
          </w:p>
          <w:bookmarkEnd w:id="7"/>
          <w:p w14:paraId="5D2FE7FA" w14:textId="38D35552" w:rsidR="00E365E8" w:rsidRPr="00E365E8" w:rsidRDefault="00491696" w:rsidP="00E365E8">
            <w:pPr>
              <w:jc w:val="center"/>
              <w:rPr>
                <w:rFonts w:eastAsiaTheme="minorEastAsia"/>
                <w:kern w:val="0"/>
                <w:sz w:val="18"/>
                <w:szCs w:val="18"/>
                <w:lang w:val="fr-FR"/>
              </w:rPr>
            </w:pPr>
            <w:r>
              <w:rPr>
                <w:rFonts w:eastAsiaTheme="minorEastAsia" w:hint="eastAsia"/>
                <w:kern w:val="0"/>
                <w:sz w:val="18"/>
                <w:szCs w:val="18"/>
                <w:lang w:val="fr-FR"/>
              </w:rPr>
              <w:t>功率分配静态库</w:t>
            </w:r>
            <w:r w:rsidR="00DF0981">
              <w:rPr>
                <w:rFonts w:eastAsiaTheme="minorEastAsia" w:hint="eastAsia"/>
                <w:kern w:val="0"/>
                <w:sz w:val="18"/>
                <w:szCs w:val="18"/>
                <w:lang w:val="fr-FR"/>
              </w:rPr>
              <w:t>例程</w:t>
            </w:r>
            <w:r>
              <w:rPr>
                <w:rFonts w:eastAsiaTheme="minorEastAsia" w:hint="eastAsia"/>
                <w:kern w:val="0"/>
                <w:sz w:val="18"/>
                <w:szCs w:val="18"/>
                <w:lang w:val="fr-FR"/>
              </w:rPr>
              <w:t>使用手册</w:t>
            </w:r>
            <w:r w:rsidR="00E365E8" w:rsidRPr="00E365E8">
              <w:rPr>
                <w:rFonts w:eastAsiaTheme="minorEastAsia" w:hint="eastAsia"/>
                <w:kern w:val="0"/>
                <w:sz w:val="18"/>
                <w:szCs w:val="18"/>
                <w:lang w:val="fr-FR"/>
              </w:rPr>
              <w:t>.</w:t>
            </w:r>
            <w:proofErr w:type="spellStart"/>
            <w:proofErr w:type="gramStart"/>
            <w:r w:rsidR="00E365E8" w:rsidRPr="00E365E8">
              <w:rPr>
                <w:rFonts w:eastAsiaTheme="minorEastAsia" w:hint="eastAsia"/>
                <w:kern w:val="0"/>
                <w:sz w:val="18"/>
                <w:szCs w:val="18"/>
                <w:lang w:val="fr-FR"/>
              </w:rPr>
              <w:t>pdf</w:t>
            </w:r>
            <w:proofErr w:type="spellEnd"/>
            <w:proofErr w:type="gramEnd"/>
          </w:p>
        </w:tc>
        <w:tc>
          <w:tcPr>
            <w:tcW w:w="2410" w:type="dxa"/>
          </w:tcPr>
          <w:p w14:paraId="6590F6AE" w14:textId="3AEF669F" w:rsidR="005313AD" w:rsidRDefault="00A60E20" w:rsidP="00E365E8">
            <w:pPr>
              <w:rPr>
                <w:rFonts w:eastAsiaTheme="minorEastAsia" w:hAnsiTheme="minorEastAsia"/>
                <w:kern w:val="0"/>
                <w:sz w:val="18"/>
                <w:szCs w:val="18"/>
              </w:rPr>
            </w:pPr>
            <w:r>
              <w:rPr>
                <w:rFonts w:eastAsiaTheme="minorEastAsia" w:hAnsiTheme="minorEastAsia" w:hint="eastAsia"/>
                <w:kern w:val="0"/>
                <w:sz w:val="18"/>
                <w:szCs w:val="18"/>
              </w:rPr>
              <w:t>软件使用</w:t>
            </w:r>
            <w:r w:rsidR="00E365E8">
              <w:rPr>
                <w:rFonts w:eastAsiaTheme="minorEastAsia" w:hAnsiTheme="minorEastAsia" w:hint="eastAsia"/>
                <w:kern w:val="0"/>
                <w:sz w:val="18"/>
                <w:szCs w:val="18"/>
              </w:rPr>
              <w:t>说明</w:t>
            </w:r>
            <w:r>
              <w:rPr>
                <w:rFonts w:eastAsiaTheme="minorEastAsia" w:hAnsiTheme="minorEastAsia" w:hint="eastAsia"/>
                <w:kern w:val="0"/>
                <w:sz w:val="18"/>
                <w:szCs w:val="18"/>
              </w:rPr>
              <w:t>及主要函数介绍</w:t>
            </w:r>
            <w:r w:rsidR="00E365E8">
              <w:rPr>
                <w:rFonts w:eastAsiaTheme="minorEastAsia" w:hAnsiTheme="minorEastAsia" w:hint="eastAsia"/>
                <w:kern w:val="0"/>
                <w:sz w:val="18"/>
                <w:szCs w:val="18"/>
              </w:rPr>
              <w:t>；</w:t>
            </w:r>
          </w:p>
          <w:p w14:paraId="11E34E9F" w14:textId="23B7C4DE" w:rsidR="00E365E8" w:rsidRPr="0083111A" w:rsidRDefault="00491696" w:rsidP="00E365E8">
            <w:pPr>
              <w:rPr>
                <w:rFonts w:eastAsiaTheme="minorEastAsia" w:hAnsiTheme="minorEastAsia"/>
                <w:kern w:val="0"/>
                <w:sz w:val="18"/>
                <w:szCs w:val="18"/>
              </w:rPr>
            </w:pPr>
            <w:r>
              <w:rPr>
                <w:rFonts w:eastAsiaTheme="minorEastAsia" w:hAnsiTheme="minorEastAsia" w:hint="eastAsia"/>
                <w:kern w:val="0"/>
                <w:sz w:val="18"/>
                <w:szCs w:val="18"/>
              </w:rPr>
              <w:t>例程</w:t>
            </w:r>
            <w:r w:rsidR="00E365E8">
              <w:rPr>
                <w:rFonts w:eastAsiaTheme="minorEastAsia" w:hAnsiTheme="minorEastAsia" w:hint="eastAsia"/>
                <w:kern w:val="0"/>
                <w:sz w:val="18"/>
                <w:szCs w:val="18"/>
              </w:rPr>
              <w:t>应用手册</w:t>
            </w:r>
          </w:p>
        </w:tc>
        <w:tc>
          <w:tcPr>
            <w:tcW w:w="1106" w:type="dxa"/>
          </w:tcPr>
          <w:p w14:paraId="584BD359" w14:textId="18FD3B6B" w:rsidR="00DF0981" w:rsidRPr="0083111A" w:rsidRDefault="00DF0981" w:rsidP="00E365E8">
            <w:pPr>
              <w:jc w:val="center"/>
              <w:rPr>
                <w:rFonts w:eastAsiaTheme="minorEastAsia" w:hAnsiTheme="minorEastAsia"/>
                <w:kern w:val="0"/>
                <w:sz w:val="18"/>
                <w:szCs w:val="18"/>
              </w:rPr>
            </w:pPr>
            <w:r w:rsidRPr="0083111A">
              <w:rPr>
                <w:rFonts w:eastAsiaTheme="minorEastAsia" w:hAnsiTheme="minorEastAsia"/>
                <w:kern w:val="0"/>
                <w:sz w:val="18"/>
                <w:szCs w:val="18"/>
              </w:rPr>
              <w:t>全新开发</w:t>
            </w:r>
          </w:p>
        </w:tc>
      </w:tr>
    </w:tbl>
    <w:p w14:paraId="45323242" w14:textId="77777777" w:rsidR="00923C94" w:rsidRDefault="00923C94" w:rsidP="00923C94">
      <w:pPr>
        <w:pStyle w:val="Heading2"/>
      </w:pPr>
      <w:bookmarkStart w:id="8" w:name="_Toc209380742"/>
      <w:bookmarkStart w:id="9" w:name="_Toc163555952"/>
      <w:r>
        <w:rPr>
          <w:rFonts w:hint="eastAsia"/>
        </w:rPr>
        <w:t>1.3</w:t>
      </w:r>
      <w:r>
        <w:rPr>
          <w:rFonts w:hint="eastAsia"/>
        </w:rPr>
        <w:t>开发环境</w:t>
      </w:r>
      <w:bookmarkEnd w:id="8"/>
    </w:p>
    <w:p w14:paraId="31BED66F" w14:textId="77777777" w:rsidR="00923C94" w:rsidRPr="0027416B" w:rsidRDefault="00923C94" w:rsidP="00923C9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930"/>
        </w:tabs>
        <w:ind w:firstLineChars="200" w:firstLine="420"/>
        <w:rPr>
          <w:kern w:val="0"/>
          <w:szCs w:val="20"/>
        </w:rPr>
      </w:pPr>
      <w:r w:rsidRPr="0027416B">
        <w:rPr>
          <w:rFonts w:hint="eastAsia"/>
          <w:kern w:val="0"/>
          <w:szCs w:val="20"/>
        </w:rPr>
        <w:t>编译工具</w:t>
      </w:r>
      <w:r w:rsidRPr="0027416B">
        <w:rPr>
          <w:rFonts w:hint="eastAsia"/>
          <w:kern w:val="0"/>
          <w:szCs w:val="20"/>
        </w:rPr>
        <w:tab/>
      </w:r>
      <w:r w:rsidRPr="0027416B">
        <w:rPr>
          <w:rFonts w:hint="eastAsia"/>
          <w:kern w:val="0"/>
          <w:szCs w:val="20"/>
        </w:rPr>
        <w:t>：</w:t>
      </w:r>
      <w:r w:rsidR="0027416B" w:rsidRPr="0027416B">
        <w:rPr>
          <w:kern w:val="0"/>
          <w:szCs w:val="20"/>
        </w:rPr>
        <w:t>IAR Embedded Workbench IDE</w:t>
      </w:r>
    </w:p>
    <w:p w14:paraId="01352C9B" w14:textId="77777777" w:rsidR="00923C94" w:rsidRPr="0027416B" w:rsidRDefault="00923C94" w:rsidP="00923C9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930"/>
        </w:tabs>
        <w:ind w:firstLineChars="200" w:firstLine="420"/>
        <w:rPr>
          <w:kern w:val="0"/>
          <w:szCs w:val="20"/>
        </w:rPr>
      </w:pPr>
      <w:r w:rsidRPr="0027416B">
        <w:rPr>
          <w:rFonts w:hint="eastAsia"/>
          <w:kern w:val="0"/>
          <w:szCs w:val="20"/>
        </w:rPr>
        <w:t>编译器版本</w:t>
      </w:r>
      <w:r w:rsidRPr="0027416B">
        <w:rPr>
          <w:rFonts w:hint="eastAsia"/>
          <w:kern w:val="0"/>
          <w:szCs w:val="20"/>
        </w:rPr>
        <w:tab/>
      </w:r>
      <w:r w:rsidRPr="0027416B">
        <w:rPr>
          <w:rFonts w:hint="eastAsia"/>
          <w:kern w:val="0"/>
          <w:szCs w:val="20"/>
        </w:rPr>
        <w:t>：</w:t>
      </w:r>
      <w:r w:rsidR="007311C5" w:rsidRPr="0027416B">
        <w:rPr>
          <w:rFonts w:hint="eastAsia"/>
          <w:kern w:val="0"/>
          <w:szCs w:val="20"/>
        </w:rPr>
        <w:t>9</w:t>
      </w:r>
      <w:r w:rsidR="007311C5" w:rsidRPr="0027416B">
        <w:rPr>
          <w:kern w:val="0"/>
          <w:szCs w:val="20"/>
        </w:rPr>
        <w:t>.30.1</w:t>
      </w:r>
    </w:p>
    <w:p w14:paraId="6FFCE656" w14:textId="77777777" w:rsidR="00923C94" w:rsidRPr="0027416B" w:rsidRDefault="00923C94" w:rsidP="00923C9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930"/>
        </w:tabs>
        <w:ind w:firstLineChars="200" w:firstLine="420"/>
        <w:rPr>
          <w:kern w:val="0"/>
          <w:szCs w:val="20"/>
        </w:rPr>
      </w:pPr>
      <w:r w:rsidRPr="0027416B">
        <w:rPr>
          <w:rFonts w:hint="eastAsia"/>
          <w:kern w:val="0"/>
          <w:szCs w:val="20"/>
        </w:rPr>
        <w:t>语言</w:t>
      </w:r>
      <w:r w:rsidRPr="0027416B">
        <w:rPr>
          <w:rFonts w:hint="eastAsia"/>
          <w:kern w:val="0"/>
          <w:szCs w:val="20"/>
        </w:rPr>
        <w:tab/>
      </w:r>
      <w:r w:rsidRPr="0027416B">
        <w:rPr>
          <w:rFonts w:hint="eastAsia"/>
          <w:kern w:val="0"/>
          <w:szCs w:val="20"/>
        </w:rPr>
        <w:tab/>
      </w:r>
      <w:r w:rsidRPr="0027416B">
        <w:rPr>
          <w:rFonts w:hint="eastAsia"/>
          <w:kern w:val="0"/>
          <w:szCs w:val="20"/>
        </w:rPr>
        <w:t>：</w:t>
      </w:r>
      <w:r w:rsidRPr="0027416B">
        <w:rPr>
          <w:rFonts w:hint="eastAsia"/>
          <w:kern w:val="0"/>
          <w:szCs w:val="20"/>
        </w:rPr>
        <w:t>C</w:t>
      </w:r>
      <w:r w:rsidR="007311C5" w:rsidRPr="0027416B">
        <w:rPr>
          <w:rFonts w:hint="eastAsia"/>
          <w:kern w:val="0"/>
          <w:szCs w:val="20"/>
        </w:rPr>
        <w:t>语言</w:t>
      </w:r>
    </w:p>
    <w:p w14:paraId="541D5BA4" w14:textId="77777777" w:rsidR="00923C94" w:rsidRPr="0027416B" w:rsidRDefault="00923C94" w:rsidP="00923C94">
      <w:pPr>
        <w:ind w:firstLineChars="200" w:firstLine="420"/>
        <w:rPr>
          <w:kern w:val="0"/>
          <w:szCs w:val="20"/>
        </w:rPr>
      </w:pPr>
      <w:r w:rsidRPr="0027416B">
        <w:rPr>
          <w:rFonts w:hint="eastAsia"/>
          <w:kern w:val="0"/>
          <w:szCs w:val="20"/>
        </w:rPr>
        <w:t>CPU</w:t>
      </w:r>
      <w:r w:rsidRPr="0027416B">
        <w:rPr>
          <w:rFonts w:hint="eastAsia"/>
          <w:kern w:val="0"/>
          <w:szCs w:val="20"/>
        </w:rPr>
        <w:tab/>
      </w:r>
      <w:r w:rsidRPr="0027416B">
        <w:rPr>
          <w:rFonts w:hint="eastAsia"/>
          <w:kern w:val="0"/>
          <w:szCs w:val="20"/>
        </w:rPr>
        <w:tab/>
      </w:r>
      <w:r w:rsidRPr="0027416B">
        <w:rPr>
          <w:rFonts w:hint="eastAsia"/>
          <w:kern w:val="0"/>
          <w:szCs w:val="20"/>
        </w:rPr>
        <w:t>：</w:t>
      </w:r>
      <w:r w:rsidR="007311C5" w:rsidRPr="0027416B">
        <w:rPr>
          <w:kern w:val="0"/>
          <w:szCs w:val="20"/>
        </w:rPr>
        <w:t>STM32F407ZGT</w:t>
      </w:r>
      <w:r w:rsidR="00256A55">
        <w:rPr>
          <w:kern w:val="0"/>
          <w:szCs w:val="20"/>
        </w:rPr>
        <w:t>6</w:t>
      </w:r>
    </w:p>
    <w:p w14:paraId="05518543" w14:textId="77777777" w:rsidR="00923C94" w:rsidRPr="0027416B" w:rsidRDefault="00923C94" w:rsidP="00923C94">
      <w:pPr>
        <w:ind w:firstLineChars="200" w:firstLine="420"/>
        <w:rPr>
          <w:kern w:val="0"/>
          <w:szCs w:val="20"/>
        </w:rPr>
      </w:pPr>
      <w:r w:rsidRPr="0027416B">
        <w:rPr>
          <w:rFonts w:hint="eastAsia"/>
          <w:kern w:val="0"/>
          <w:szCs w:val="20"/>
        </w:rPr>
        <w:t>操作系统</w:t>
      </w:r>
      <w:r w:rsidRPr="0027416B">
        <w:rPr>
          <w:rFonts w:hint="eastAsia"/>
          <w:kern w:val="0"/>
          <w:szCs w:val="20"/>
        </w:rPr>
        <w:tab/>
      </w:r>
      <w:r w:rsidRPr="0027416B">
        <w:rPr>
          <w:rFonts w:hint="eastAsia"/>
          <w:kern w:val="0"/>
          <w:szCs w:val="20"/>
        </w:rPr>
        <w:t>：</w:t>
      </w:r>
      <w:proofErr w:type="spellStart"/>
      <w:r w:rsidR="007311C5" w:rsidRPr="0027416B">
        <w:rPr>
          <w:kern w:val="0"/>
          <w:szCs w:val="20"/>
        </w:rPr>
        <w:t>F</w:t>
      </w:r>
      <w:r w:rsidR="007311C5" w:rsidRPr="0027416B">
        <w:rPr>
          <w:rFonts w:hint="eastAsia"/>
          <w:kern w:val="0"/>
          <w:szCs w:val="20"/>
        </w:rPr>
        <w:t>ree</w:t>
      </w:r>
      <w:r w:rsidR="007311C5" w:rsidRPr="0027416B">
        <w:rPr>
          <w:kern w:val="0"/>
          <w:szCs w:val="20"/>
        </w:rPr>
        <w:t>RTOS</w:t>
      </w:r>
      <w:proofErr w:type="spellEnd"/>
    </w:p>
    <w:p w14:paraId="23721749" w14:textId="77777777" w:rsidR="00923C94" w:rsidRDefault="00923C94" w:rsidP="00923C94">
      <w:pPr>
        <w:pStyle w:val="Heading2"/>
      </w:pPr>
      <w:bookmarkStart w:id="10" w:name="_Toc209380743"/>
      <w:r>
        <w:rPr>
          <w:rFonts w:hint="eastAsia"/>
        </w:rPr>
        <w:t>1.4</w:t>
      </w:r>
      <w:r>
        <w:rPr>
          <w:rFonts w:hint="eastAsia"/>
        </w:rPr>
        <w:t>命名规范</w:t>
      </w:r>
      <w:bookmarkEnd w:id="10"/>
    </w:p>
    <w:p w14:paraId="6AF40AFB" w14:textId="77777777" w:rsidR="00923C94" w:rsidRPr="00A90EDC" w:rsidRDefault="00851483" w:rsidP="00923C94">
      <w:pPr>
        <w:ind w:firstLineChars="200" w:firstLine="420"/>
        <w:rPr>
          <w:color w:val="FF0000"/>
          <w:kern w:val="0"/>
          <w:szCs w:val="20"/>
        </w:rPr>
      </w:pPr>
      <w:r w:rsidRPr="00851483">
        <w:rPr>
          <w:rFonts w:hint="eastAsia"/>
          <w:kern w:val="0"/>
          <w:szCs w:val="20"/>
        </w:rPr>
        <w:t>软件开发各参数变量命名规则和接口函数命名规范参照我司《</w:t>
      </w:r>
      <w:r w:rsidRPr="00851483">
        <w:rPr>
          <w:rFonts w:hint="eastAsia"/>
          <w:kern w:val="0"/>
          <w:szCs w:val="20"/>
        </w:rPr>
        <w:t>C</w:t>
      </w:r>
      <w:r>
        <w:rPr>
          <w:rFonts w:hint="eastAsia"/>
          <w:kern w:val="0"/>
          <w:szCs w:val="20"/>
        </w:rPr>
        <w:t>语言编码规范》</w:t>
      </w:r>
      <w:r w:rsidR="00923C94" w:rsidRPr="00131341">
        <w:rPr>
          <w:rFonts w:hint="eastAsia"/>
          <w:kern w:val="0"/>
          <w:szCs w:val="20"/>
        </w:rPr>
        <w:t>。</w:t>
      </w:r>
    </w:p>
    <w:p w14:paraId="2F56399E" w14:textId="77777777" w:rsidR="00923C94" w:rsidRDefault="00923C94" w:rsidP="00331764">
      <w:pPr>
        <w:pStyle w:val="Heading2"/>
      </w:pPr>
      <w:bookmarkStart w:id="11" w:name="_Toc209380744"/>
      <w:r>
        <w:rPr>
          <w:rFonts w:hint="eastAsia"/>
        </w:rPr>
        <w:t>1.5</w:t>
      </w:r>
      <w:r w:rsidRPr="00F762AF">
        <w:rPr>
          <w:rFonts w:hint="eastAsia"/>
        </w:rPr>
        <w:t>术语和缩写词</w:t>
      </w:r>
      <w:bookmarkStart w:id="12" w:name="_Toc311116025"/>
      <w:bookmarkEnd w:id="9"/>
      <w:bookmarkEnd w:id="11"/>
      <w:bookmarkEnd w:id="12"/>
    </w:p>
    <w:p w14:paraId="19ED34BF" w14:textId="77777777" w:rsidR="00800280" w:rsidRPr="00800280" w:rsidRDefault="00800280" w:rsidP="00800280">
      <w:pPr>
        <w:jc w:val="center"/>
      </w:pPr>
      <w:r>
        <w:rPr>
          <w:rFonts w:hint="eastAsia"/>
        </w:rPr>
        <w:t>表二</w:t>
      </w:r>
      <w:r>
        <w:rPr>
          <w:rFonts w:hint="eastAsia"/>
        </w:rPr>
        <w:t xml:space="preserve"> </w:t>
      </w:r>
      <w:r>
        <w:rPr>
          <w:rFonts w:hint="eastAsia"/>
        </w:rPr>
        <w:t>术语与缩写词</w:t>
      </w:r>
    </w:p>
    <w:tbl>
      <w:tblPr>
        <w:tblW w:w="0" w:type="auto"/>
        <w:tblLayout w:type="fixed"/>
        <w:tblCellMar>
          <w:left w:w="10" w:type="dxa"/>
          <w:right w:w="10" w:type="dxa"/>
        </w:tblCellMar>
        <w:tblLook w:val="04A0" w:firstRow="1" w:lastRow="0" w:firstColumn="1" w:lastColumn="0" w:noHBand="0" w:noVBand="1"/>
      </w:tblPr>
      <w:tblGrid>
        <w:gridCol w:w="4678"/>
        <w:gridCol w:w="3602"/>
      </w:tblGrid>
      <w:tr w:rsidR="001D22CB" w14:paraId="6756BC83" w14:textId="77777777" w:rsidTr="00994875">
        <w:tc>
          <w:tcPr>
            <w:tcW w:w="4678" w:type="dxa"/>
            <w:tcMar>
              <w:top w:w="60" w:type="dxa"/>
              <w:left w:w="120" w:type="dxa"/>
              <w:bottom w:w="30" w:type="dxa"/>
              <w:right w:w="120" w:type="dxa"/>
            </w:tcMar>
          </w:tcPr>
          <w:p w14:paraId="3C0D4EC4" w14:textId="77777777" w:rsidR="00331764" w:rsidRPr="00491F5C" w:rsidRDefault="00331764" w:rsidP="00994875">
            <w:pPr>
              <w:jc w:val="center"/>
              <w:rPr>
                <w:rFonts w:ascii="微软雅黑 Light" w:eastAsia="微软雅黑 Light" w:hAnsi="微软雅黑 Light" w:cs="Arial"/>
                <w:b/>
                <w:sz w:val="20"/>
                <w:szCs w:val="20"/>
              </w:rPr>
            </w:pPr>
            <w:r w:rsidRPr="00491F5C">
              <w:rPr>
                <w:rFonts w:ascii="微软雅黑 Light" w:eastAsia="微软雅黑 Light" w:hAnsi="微软雅黑 Light" w:cs="Arial"/>
                <w:b/>
                <w:sz w:val="20"/>
                <w:szCs w:val="20"/>
              </w:rPr>
              <w:lastRenderedPageBreak/>
              <w:t>术语</w:t>
            </w:r>
            <w:r>
              <w:rPr>
                <w:rFonts w:ascii="微软雅黑 Light" w:eastAsia="微软雅黑 Light" w:hAnsi="微软雅黑 Light" w:cs="Arial" w:hint="eastAsia"/>
                <w:b/>
                <w:sz w:val="20"/>
                <w:szCs w:val="20"/>
              </w:rPr>
              <w:t>/缩写词</w:t>
            </w:r>
          </w:p>
        </w:tc>
        <w:tc>
          <w:tcPr>
            <w:tcW w:w="3602" w:type="dxa"/>
            <w:tcMar>
              <w:top w:w="60" w:type="dxa"/>
              <w:left w:w="120" w:type="dxa"/>
              <w:bottom w:w="30" w:type="dxa"/>
              <w:right w:w="120" w:type="dxa"/>
            </w:tcMar>
          </w:tcPr>
          <w:p w14:paraId="659384B3" w14:textId="77777777" w:rsidR="00331764" w:rsidRPr="00491F5C" w:rsidRDefault="00331764" w:rsidP="00994875">
            <w:pPr>
              <w:jc w:val="center"/>
              <w:rPr>
                <w:rFonts w:ascii="微软雅黑 Light" w:eastAsia="微软雅黑 Light" w:hAnsi="微软雅黑 Light" w:cs="Arial"/>
                <w:b/>
                <w:sz w:val="20"/>
                <w:szCs w:val="20"/>
              </w:rPr>
            </w:pPr>
            <w:r w:rsidRPr="00491F5C">
              <w:rPr>
                <w:rFonts w:ascii="微软雅黑 Light" w:eastAsia="微软雅黑 Light" w:hAnsi="微软雅黑 Light" w:cs="Arial"/>
                <w:b/>
                <w:sz w:val="20"/>
                <w:szCs w:val="20"/>
              </w:rPr>
              <w:t>说明</w:t>
            </w:r>
          </w:p>
        </w:tc>
      </w:tr>
      <w:tr w:rsidR="001D22CB" w14:paraId="48856AC2" w14:textId="77777777" w:rsidTr="00994875">
        <w:tc>
          <w:tcPr>
            <w:tcW w:w="4678" w:type="dxa"/>
            <w:tcMar>
              <w:top w:w="60" w:type="dxa"/>
              <w:left w:w="120" w:type="dxa"/>
              <w:bottom w:w="30" w:type="dxa"/>
              <w:right w:w="120" w:type="dxa"/>
            </w:tcMar>
            <w:vAlign w:val="center"/>
          </w:tcPr>
          <w:p w14:paraId="058AE69A" w14:textId="77777777" w:rsidR="00331764" w:rsidRPr="005313AD" w:rsidRDefault="00331764" w:rsidP="009B1613">
            <w:pPr>
              <w:rPr>
                <w:rFonts w:ascii="微软雅黑 Light" w:eastAsia="微软雅黑 Light" w:hAnsi="微软雅黑 Light" w:cs="Arial"/>
                <w:b/>
                <w:sz w:val="20"/>
                <w:szCs w:val="20"/>
                <w:lang w:val="fr-FR"/>
              </w:rPr>
            </w:pPr>
            <w:r w:rsidRPr="005313AD">
              <w:rPr>
                <w:rFonts w:ascii="微软雅黑 Light" w:eastAsia="微软雅黑 Light" w:hAnsi="微软雅黑 Light" w:cs="Arial"/>
                <w:sz w:val="20"/>
                <w:szCs w:val="20"/>
                <w:lang w:val="fr-FR"/>
                <w:rPrChange w:id="13" w:author="Windows 用户" w:date="2025-06-27T16:54:00Z">
                  <w:rPr>
                    <w:rFonts w:ascii="微软雅黑 Light" w:eastAsia="微软雅黑 Light" w:hAnsi="微软雅黑 Light" w:cs="Arial"/>
                    <w:b/>
                    <w:sz w:val="20"/>
                    <w:szCs w:val="20"/>
                  </w:rPr>
                </w:rPrChange>
              </w:rPr>
              <w:t>IMAP</w:t>
            </w:r>
            <w:r w:rsidRPr="005313AD">
              <w:rPr>
                <w:rFonts w:ascii="微软雅黑 Light" w:eastAsia="微软雅黑 Light" w:hAnsi="微软雅黑 Light" w:cs="Arial" w:hint="eastAsia"/>
                <w:sz w:val="20"/>
                <w:szCs w:val="20"/>
                <w:lang w:val="fr-FR"/>
                <w:rPrChange w:id="14" w:author="Windows 用户" w:date="2025-06-27T16:54:00Z">
                  <w:rPr>
                    <w:rFonts w:ascii="微软雅黑 Light" w:eastAsia="微软雅黑 Light" w:hAnsi="微软雅黑 Light" w:cs="Arial" w:hint="eastAsia"/>
                    <w:b/>
                    <w:sz w:val="20"/>
                    <w:szCs w:val="20"/>
                  </w:rPr>
                </w:rPrChange>
              </w:rPr>
              <w:t>（</w:t>
            </w:r>
            <w:r w:rsidRPr="005313AD">
              <w:rPr>
                <w:rFonts w:ascii="微软雅黑 Light" w:eastAsia="微软雅黑 Light" w:hAnsi="微软雅黑 Light" w:cs="Arial" w:hint="eastAsia"/>
                <w:sz w:val="20"/>
                <w:szCs w:val="20"/>
                <w:lang w:val="fr-FR"/>
              </w:rPr>
              <w:t>I</w:t>
            </w:r>
            <w:r w:rsidRPr="005313AD">
              <w:rPr>
                <w:rFonts w:ascii="微软雅黑 Light" w:eastAsia="微软雅黑 Light" w:hAnsi="微软雅黑 Light" w:cs="Arial"/>
                <w:sz w:val="20"/>
                <w:szCs w:val="20"/>
                <w:lang w:val="fr-FR"/>
              </w:rPr>
              <w:t>ntelligence Monitor Abstract Platform</w:t>
            </w:r>
            <w:r w:rsidRPr="005313AD">
              <w:rPr>
                <w:rFonts w:ascii="微软雅黑 Light" w:eastAsia="微软雅黑 Light" w:hAnsi="微软雅黑 Light" w:cs="Arial" w:hint="eastAsia"/>
                <w:sz w:val="20"/>
                <w:szCs w:val="20"/>
                <w:lang w:val="fr-FR"/>
              </w:rPr>
              <w:t>）</w:t>
            </w:r>
          </w:p>
        </w:tc>
        <w:tc>
          <w:tcPr>
            <w:tcW w:w="3602" w:type="dxa"/>
            <w:tcMar>
              <w:top w:w="60" w:type="dxa"/>
              <w:left w:w="120" w:type="dxa"/>
              <w:bottom w:w="30" w:type="dxa"/>
              <w:right w:w="120" w:type="dxa"/>
            </w:tcMar>
          </w:tcPr>
          <w:p w14:paraId="3CBD62D5" w14:textId="77777777" w:rsidR="00331764" w:rsidRPr="00491F5C" w:rsidRDefault="00331764">
            <w:pPr>
              <w:adjustRightInd w:val="0"/>
              <w:snapToGrid w:val="0"/>
              <w:jc w:val="left"/>
              <w:rPr>
                <w:rFonts w:ascii="微软雅黑 Light" w:eastAsia="微软雅黑 Light" w:hAnsi="微软雅黑 Light" w:cs="Arial"/>
                <w:b/>
                <w:sz w:val="20"/>
                <w:szCs w:val="20"/>
              </w:rPr>
              <w:pPrChange w:id="15" w:author="Windows 用户" w:date="2025-06-27T16:56:00Z">
                <w:pPr>
                  <w:jc w:val="center"/>
                </w:pPr>
              </w:pPrChange>
            </w:pPr>
            <w:r w:rsidRPr="00920466">
              <w:rPr>
                <w:rFonts w:ascii="微软雅黑 Light" w:eastAsia="微软雅黑 Light" w:hAnsi="微软雅黑 Light" w:cs="Arial" w:hint="eastAsia"/>
                <w:sz w:val="20"/>
                <w:szCs w:val="20"/>
                <w:rPrChange w:id="16" w:author="Windows 用户" w:date="2025-06-27T16:55:00Z">
                  <w:rPr>
                    <w:rFonts w:hint="eastAsia"/>
                  </w:rPr>
                </w:rPrChange>
              </w:rPr>
              <w:t>智能监控抽象平台</w:t>
            </w:r>
            <w:r>
              <w:rPr>
                <w:rFonts w:ascii="微软雅黑 Light" w:eastAsia="微软雅黑 Light" w:hAnsi="微软雅黑 Light" w:cs="Arial" w:hint="eastAsia"/>
                <w:sz w:val="20"/>
                <w:szCs w:val="20"/>
              </w:rPr>
              <w:t>：</w:t>
            </w:r>
            <w:r w:rsidRPr="00920466">
              <w:rPr>
                <w:rFonts w:ascii="微软雅黑 Light" w:eastAsia="微软雅黑 Light" w:hAnsi="微软雅黑 Light" w:cs="Arial" w:hint="eastAsia"/>
                <w:sz w:val="20"/>
                <w:szCs w:val="20"/>
              </w:rPr>
              <w:t>面向智能电力设备的模块化开发平台，专注于高可靠性、实时性和</w:t>
            </w:r>
            <w:proofErr w:type="gramStart"/>
            <w:r w:rsidRPr="00920466">
              <w:rPr>
                <w:rFonts w:ascii="微软雅黑 Light" w:eastAsia="微软雅黑 Light" w:hAnsi="微软雅黑 Light" w:cs="Arial" w:hint="eastAsia"/>
                <w:sz w:val="20"/>
                <w:szCs w:val="20"/>
              </w:rPr>
              <w:t>可</w:t>
            </w:r>
            <w:proofErr w:type="gramEnd"/>
            <w:r w:rsidRPr="00920466">
              <w:rPr>
                <w:rFonts w:ascii="微软雅黑 Light" w:eastAsia="微软雅黑 Light" w:hAnsi="微软雅黑 Light" w:cs="Arial" w:hint="eastAsia"/>
                <w:sz w:val="20"/>
                <w:szCs w:val="20"/>
              </w:rPr>
              <w:t>扩展性，支持充电桩等复杂电力系统的快速开发</w:t>
            </w:r>
            <w:r>
              <w:rPr>
                <w:rFonts w:ascii="微软雅黑 Light" w:eastAsia="微软雅黑 Light" w:hAnsi="微软雅黑 Light" w:cs="Arial" w:hint="eastAsia"/>
                <w:sz w:val="20"/>
                <w:szCs w:val="20"/>
              </w:rPr>
              <w:t>。</w:t>
            </w:r>
          </w:p>
        </w:tc>
      </w:tr>
      <w:tr w:rsidR="001D22CB" w14:paraId="0A3C16EC" w14:textId="77777777" w:rsidTr="00994875">
        <w:tc>
          <w:tcPr>
            <w:tcW w:w="4678" w:type="dxa"/>
            <w:tcMar>
              <w:top w:w="60" w:type="dxa"/>
              <w:left w:w="120" w:type="dxa"/>
              <w:bottom w:w="30" w:type="dxa"/>
              <w:right w:w="120" w:type="dxa"/>
            </w:tcMar>
          </w:tcPr>
          <w:p w14:paraId="415D651A" w14:textId="77777777" w:rsidR="00331764" w:rsidRPr="00491F5C" w:rsidRDefault="00331764" w:rsidP="00994875">
            <w:pPr>
              <w:rPr>
                <w:rFonts w:ascii="微软雅黑 Light" w:eastAsia="微软雅黑 Light" w:hAnsi="微软雅黑 Light" w:cs="Arial"/>
                <w:sz w:val="20"/>
                <w:szCs w:val="20"/>
              </w:rPr>
            </w:pPr>
            <w:r w:rsidRPr="0044477A">
              <w:rPr>
                <w:rFonts w:ascii="微软雅黑 Light" w:eastAsia="微软雅黑 Light" w:hAnsi="微软雅黑 Light" w:cs="Arial" w:hint="eastAsia"/>
                <w:sz w:val="20"/>
                <w:szCs w:val="20"/>
              </w:rPr>
              <w:t>PCU（Power Control Unit</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36FC5B01" w14:textId="77777777" w:rsidR="00331764" w:rsidRPr="00491F5C"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功率控制单元：</w:t>
            </w:r>
            <w:r w:rsidRPr="0060567E">
              <w:rPr>
                <w:rFonts w:ascii="微软雅黑 Light" w:eastAsia="微软雅黑 Light" w:hAnsi="微软雅黑 Light" w:cs="Arial" w:hint="eastAsia"/>
                <w:sz w:val="20"/>
                <w:szCs w:val="20"/>
              </w:rPr>
              <w:t>充电</w:t>
            </w:r>
            <w:proofErr w:type="gramStart"/>
            <w:r w:rsidRPr="0060567E">
              <w:rPr>
                <w:rFonts w:ascii="微软雅黑 Light" w:eastAsia="微软雅黑 Light" w:hAnsi="微软雅黑 Light" w:cs="Arial" w:hint="eastAsia"/>
                <w:sz w:val="20"/>
                <w:szCs w:val="20"/>
              </w:rPr>
              <w:t>桩核心</w:t>
            </w:r>
            <w:proofErr w:type="gramEnd"/>
            <w:r w:rsidRPr="0060567E">
              <w:rPr>
                <w:rFonts w:ascii="微软雅黑 Light" w:eastAsia="微软雅黑 Light" w:hAnsi="微软雅黑 Light" w:cs="Arial" w:hint="eastAsia"/>
                <w:sz w:val="20"/>
                <w:szCs w:val="20"/>
              </w:rPr>
              <w:t>控制器，负责功率转换、分配及保护</w:t>
            </w:r>
            <w:r>
              <w:rPr>
                <w:rFonts w:ascii="微软雅黑 Light" w:eastAsia="微软雅黑 Light" w:hAnsi="微软雅黑 Light" w:cs="Arial" w:hint="eastAsia"/>
                <w:sz w:val="20"/>
                <w:szCs w:val="20"/>
              </w:rPr>
              <w:t>。</w:t>
            </w:r>
          </w:p>
        </w:tc>
      </w:tr>
      <w:tr w:rsidR="001D22CB" w14:paraId="40CA6C80" w14:textId="77777777" w:rsidTr="00994875">
        <w:tc>
          <w:tcPr>
            <w:tcW w:w="4678" w:type="dxa"/>
            <w:tcMar>
              <w:top w:w="60" w:type="dxa"/>
              <w:left w:w="120" w:type="dxa"/>
              <w:bottom w:w="30" w:type="dxa"/>
              <w:right w:w="120" w:type="dxa"/>
            </w:tcMar>
          </w:tcPr>
          <w:p w14:paraId="3E48223E" w14:textId="77777777" w:rsidR="00331764" w:rsidRPr="001C1AF1" w:rsidRDefault="00331764" w:rsidP="00994875">
            <w:pPr>
              <w:rPr>
                <w:rFonts w:ascii="微软雅黑 Light" w:eastAsia="微软雅黑 Light" w:hAnsi="微软雅黑 Light" w:cs="Arial"/>
                <w:sz w:val="20"/>
                <w:szCs w:val="20"/>
              </w:rPr>
            </w:pPr>
            <w:r w:rsidRPr="001C1AF1">
              <w:rPr>
                <w:rFonts w:ascii="微软雅黑 Light" w:eastAsia="微软雅黑 Light" w:hAnsi="微软雅黑 Light" w:cs="Arial" w:hint="eastAsia"/>
                <w:sz w:val="20"/>
                <w:szCs w:val="20"/>
              </w:rPr>
              <w:t>CCU（Charge Control Unit）</w:t>
            </w:r>
          </w:p>
        </w:tc>
        <w:tc>
          <w:tcPr>
            <w:tcW w:w="3602" w:type="dxa"/>
            <w:tcMar>
              <w:top w:w="60" w:type="dxa"/>
              <w:left w:w="120" w:type="dxa"/>
              <w:bottom w:w="30" w:type="dxa"/>
              <w:right w:w="120" w:type="dxa"/>
            </w:tcMar>
          </w:tcPr>
          <w:p w14:paraId="70567B70" w14:textId="77777777" w:rsidR="00331764" w:rsidRDefault="00331764" w:rsidP="00994875">
            <w:pPr>
              <w:adjustRightInd w:val="0"/>
              <w:snapToGrid w:val="0"/>
              <w:rPr>
                <w:rFonts w:ascii="微软雅黑 Light" w:eastAsia="微软雅黑 Light" w:hAnsi="微软雅黑 Light" w:cs="Arial"/>
                <w:sz w:val="20"/>
                <w:szCs w:val="20"/>
              </w:rPr>
            </w:pPr>
            <w:r w:rsidRPr="0060567E">
              <w:rPr>
                <w:rFonts w:ascii="微软雅黑 Light" w:eastAsia="微软雅黑 Light" w:hAnsi="微软雅黑 Light" w:cs="Arial" w:hint="eastAsia"/>
                <w:sz w:val="20"/>
                <w:szCs w:val="20"/>
              </w:rPr>
              <w:t>充电控制单元</w:t>
            </w:r>
            <w:r>
              <w:rPr>
                <w:rFonts w:ascii="微软雅黑 Light" w:eastAsia="微软雅黑 Light" w:hAnsi="微软雅黑 Light" w:cs="Arial" w:hint="eastAsia"/>
                <w:sz w:val="20"/>
                <w:szCs w:val="20"/>
              </w:rPr>
              <w:t>：终端核心控制器，负责车桩充电流程的控制。</w:t>
            </w:r>
          </w:p>
        </w:tc>
      </w:tr>
      <w:tr w:rsidR="001D22CB" w14:paraId="41AE7E20" w14:textId="77777777" w:rsidTr="00994875">
        <w:tc>
          <w:tcPr>
            <w:tcW w:w="4678" w:type="dxa"/>
            <w:tcMar>
              <w:top w:w="60" w:type="dxa"/>
              <w:left w:w="120" w:type="dxa"/>
              <w:bottom w:w="30" w:type="dxa"/>
              <w:right w:w="120" w:type="dxa"/>
            </w:tcMar>
          </w:tcPr>
          <w:p w14:paraId="30B14B3C" w14:textId="77777777" w:rsidR="00331764" w:rsidRPr="001C1AF1" w:rsidRDefault="00331764" w:rsidP="00994875">
            <w:pPr>
              <w:rPr>
                <w:rFonts w:ascii="微软雅黑 Light" w:eastAsia="微软雅黑 Light" w:hAnsi="微软雅黑 Light" w:cs="Arial"/>
                <w:sz w:val="20"/>
                <w:szCs w:val="20"/>
              </w:rPr>
            </w:pPr>
            <w:ins w:id="17" w:author="Windows 用户" w:date="2025-06-27T13:55:00Z">
              <w:r w:rsidRPr="00DA386D">
                <w:rPr>
                  <w:rFonts w:ascii="微软雅黑 Light" w:eastAsia="微软雅黑 Light" w:hAnsi="微软雅黑 Light" w:cs="Arial"/>
                  <w:sz w:val="20"/>
                  <w:szCs w:val="20"/>
                </w:rPr>
                <w:t>PC-Upper</w:t>
              </w:r>
            </w:ins>
            <w:del w:id="18" w:author="Windows 用户" w:date="2025-06-27T13:55:00Z">
              <w:r w:rsidRPr="00DA386D" w:rsidDel="00DA386D">
                <w:rPr>
                  <w:rFonts w:ascii="微软雅黑 Light" w:eastAsia="微软雅黑 Light" w:hAnsi="微软雅黑 Light" w:cs="Arial"/>
                  <w:sz w:val="20"/>
                  <w:szCs w:val="20"/>
                </w:rPr>
                <w:delText>TCU</w:delText>
              </w:r>
            </w:del>
            <w:r w:rsidRPr="00DA386D">
              <w:rPr>
                <w:rFonts w:ascii="微软雅黑 Light" w:eastAsia="微软雅黑 Light" w:hAnsi="微软雅黑 Light" w:cs="Arial"/>
                <w:sz w:val="20"/>
                <w:szCs w:val="20"/>
              </w:rPr>
              <w:t>（</w:t>
            </w:r>
            <w:ins w:id="19" w:author="Windows 用户" w:date="2025-06-27T14:07:00Z">
              <w:r w:rsidRPr="00DA386D">
                <w:t xml:space="preserve"> </w:t>
              </w:r>
              <w:proofErr w:type="spellStart"/>
              <w:r w:rsidRPr="00DA386D">
                <w:rPr>
                  <w:rFonts w:ascii="微软雅黑 Light" w:eastAsia="微软雅黑 Light" w:hAnsi="微软雅黑 Light" w:cs="Arial"/>
                  <w:sz w:val="20"/>
                  <w:szCs w:val="20"/>
                </w:rPr>
                <w:t>PowerCube</w:t>
              </w:r>
              <w:proofErr w:type="spellEnd"/>
              <w:r w:rsidRPr="00DA386D">
                <w:rPr>
                  <w:rFonts w:ascii="微软雅黑 Light" w:eastAsia="微软雅黑 Light" w:hAnsi="微软雅黑 Light" w:cs="Arial"/>
                  <w:sz w:val="20"/>
                  <w:szCs w:val="20"/>
                </w:rPr>
                <w:t xml:space="preserve"> Upper</w:t>
              </w:r>
            </w:ins>
            <w:del w:id="20" w:author="Windows 用户" w:date="2025-06-27T14:07:00Z">
              <w:r w:rsidRPr="00DA386D" w:rsidDel="00DA386D">
                <w:rPr>
                  <w:rFonts w:ascii="微软雅黑 Light" w:eastAsia="微软雅黑 Light" w:hAnsi="微软雅黑 Light" w:cs="Arial"/>
                  <w:sz w:val="20"/>
                  <w:szCs w:val="20"/>
                </w:rPr>
                <w:delText>Telematics Control Unit</w:delText>
              </w:r>
            </w:del>
            <w:r w:rsidRPr="00DA386D">
              <w:rPr>
                <w:rFonts w:ascii="微软雅黑 Light" w:eastAsia="微软雅黑 Light" w:hAnsi="微软雅黑 Light" w:cs="Arial"/>
                <w:sz w:val="20"/>
                <w:szCs w:val="20"/>
              </w:rPr>
              <w:t>）</w:t>
            </w:r>
          </w:p>
        </w:tc>
        <w:tc>
          <w:tcPr>
            <w:tcW w:w="3602" w:type="dxa"/>
            <w:tcMar>
              <w:top w:w="60" w:type="dxa"/>
              <w:left w:w="120" w:type="dxa"/>
              <w:bottom w:w="30" w:type="dxa"/>
              <w:right w:w="120" w:type="dxa"/>
            </w:tcMar>
          </w:tcPr>
          <w:p w14:paraId="1CA00362" w14:textId="77777777" w:rsidR="00331764" w:rsidRDefault="00331764" w:rsidP="00994875">
            <w:pPr>
              <w:adjustRightInd w:val="0"/>
              <w:snapToGrid w:val="0"/>
              <w:rPr>
                <w:rFonts w:ascii="微软雅黑 Light" w:eastAsia="微软雅黑 Light" w:hAnsi="微软雅黑 Light" w:cs="Arial"/>
                <w:sz w:val="20"/>
                <w:szCs w:val="20"/>
              </w:rPr>
            </w:pPr>
            <w:ins w:id="21" w:author="Windows 用户" w:date="2025-06-27T14:17:00Z">
              <w:r w:rsidRPr="00432A3E">
                <w:rPr>
                  <w:rFonts w:ascii="微软雅黑 Light" w:eastAsia="微软雅黑 Light" w:hAnsi="微软雅黑 Light" w:cs="Arial" w:hint="eastAsia"/>
                  <w:sz w:val="20"/>
                  <w:szCs w:val="20"/>
                </w:rPr>
                <w:t>远程信息控制单元</w:t>
              </w:r>
            </w:ins>
            <w:del w:id="22" w:author="Windows 用户" w:date="2025-06-27T14:17:00Z">
              <w:r w:rsidRPr="0020113D" w:rsidDel="00432A3E">
                <w:rPr>
                  <w:rFonts w:ascii="微软雅黑 Light" w:eastAsia="微软雅黑 Light" w:hAnsi="微软雅黑 Light" w:cs="Arial" w:hint="eastAsia"/>
                  <w:sz w:val="20"/>
                  <w:szCs w:val="20"/>
                </w:rPr>
                <w:delText>遥控信息处理单元</w:delText>
              </w:r>
            </w:del>
            <w:r>
              <w:rPr>
                <w:rFonts w:ascii="微软雅黑 Light" w:eastAsia="微软雅黑 Light" w:hAnsi="微软雅黑 Light" w:cs="Arial" w:hint="eastAsia"/>
                <w:sz w:val="20"/>
                <w:szCs w:val="20"/>
              </w:rPr>
              <w:t>：平台、A</w:t>
            </w:r>
            <w:r>
              <w:rPr>
                <w:rFonts w:ascii="微软雅黑 Light" w:eastAsia="微软雅黑 Light" w:hAnsi="微软雅黑 Light" w:cs="Arial"/>
                <w:sz w:val="20"/>
                <w:szCs w:val="20"/>
              </w:rPr>
              <w:t>PP</w:t>
            </w:r>
            <w:r>
              <w:rPr>
                <w:rFonts w:ascii="微软雅黑 Light" w:eastAsia="微软雅黑 Light" w:hAnsi="微软雅黑 Light" w:cs="Arial" w:hint="eastAsia"/>
                <w:sz w:val="20"/>
                <w:szCs w:val="20"/>
              </w:rPr>
              <w:t>与充电桩之间的数据信息交互中心。</w:t>
            </w:r>
          </w:p>
        </w:tc>
      </w:tr>
      <w:tr w:rsidR="001D22CB" w14:paraId="2E8A28F1" w14:textId="77777777" w:rsidTr="00994875">
        <w:tc>
          <w:tcPr>
            <w:tcW w:w="4678" w:type="dxa"/>
            <w:tcMar>
              <w:top w:w="60" w:type="dxa"/>
              <w:left w:w="120" w:type="dxa"/>
              <w:bottom w:w="30" w:type="dxa"/>
              <w:right w:w="120" w:type="dxa"/>
            </w:tcMar>
          </w:tcPr>
          <w:p w14:paraId="5E295BF4" w14:textId="77777777" w:rsidR="00331764" w:rsidRPr="00DA386D" w:rsidRDefault="00331764">
            <w:pPr>
              <w:jc w:val="left"/>
              <w:rPr>
                <w:ins w:id="23" w:author="Windows 用户" w:date="2025-06-27T14:06:00Z"/>
                <w:rFonts w:ascii="微软雅黑 Light" w:eastAsia="微软雅黑 Light" w:hAnsi="微软雅黑 Light" w:cs="Arial"/>
                <w:sz w:val="20"/>
                <w:szCs w:val="20"/>
              </w:rPr>
              <w:pPrChange w:id="24" w:author="Windows 用户" w:date="2025-06-27T14:08:00Z">
                <w:pPr/>
              </w:pPrChange>
            </w:pPr>
            <w:ins w:id="25" w:author="Windows 用户" w:date="2025-06-27T14:08:00Z">
              <w:r w:rsidRPr="00432A3E">
                <w:rPr>
                  <w:rFonts w:ascii="微软雅黑 Light" w:eastAsia="微软雅黑 Light" w:hAnsi="微软雅黑 Light" w:cs="Arial"/>
                  <w:sz w:val="20"/>
                  <w:szCs w:val="20"/>
                </w:rPr>
                <w:t>Dispenser-Upper</w:t>
              </w:r>
              <w:r>
                <w:rPr>
                  <w:rFonts w:ascii="微软雅黑 Light" w:eastAsia="微软雅黑 Light" w:hAnsi="微软雅黑 Light" w:cs="Arial" w:hint="eastAsia"/>
                  <w:sz w:val="20"/>
                  <w:szCs w:val="20"/>
                </w:rPr>
                <w:t>（</w:t>
              </w:r>
            </w:ins>
            <w:ins w:id="26" w:author="Windows 用户" w:date="2025-06-27T14:09:00Z">
              <w:r>
                <w:rPr>
                  <w:rFonts w:ascii="微软雅黑 Light" w:eastAsia="微软雅黑 Light" w:hAnsi="微软雅黑 Light" w:cs="Arial"/>
                  <w:sz w:val="20"/>
                  <w:szCs w:val="20"/>
                </w:rPr>
                <w:t>Charger Dispenser Upper Controller</w:t>
              </w:r>
            </w:ins>
            <w:ins w:id="27" w:author="Windows 用户" w:date="2025-06-27T14:08:00Z">
              <w:r>
                <w:rPr>
                  <w:rFonts w:ascii="微软雅黑 Light" w:eastAsia="微软雅黑 Light" w:hAnsi="微软雅黑 Light" w:cs="Arial" w:hint="eastAsia"/>
                  <w:sz w:val="20"/>
                  <w:szCs w:val="20"/>
                </w:rPr>
                <w:t>）</w:t>
              </w:r>
            </w:ins>
          </w:p>
        </w:tc>
        <w:tc>
          <w:tcPr>
            <w:tcW w:w="3602" w:type="dxa"/>
            <w:tcMar>
              <w:top w:w="60" w:type="dxa"/>
              <w:left w:w="120" w:type="dxa"/>
              <w:bottom w:w="30" w:type="dxa"/>
              <w:right w:w="120" w:type="dxa"/>
            </w:tcMar>
          </w:tcPr>
          <w:p w14:paraId="73B980AC" w14:textId="77777777" w:rsidR="00331764" w:rsidRPr="00432A3E" w:rsidRDefault="00331764" w:rsidP="00994875">
            <w:pPr>
              <w:adjustRightInd w:val="0"/>
              <w:snapToGrid w:val="0"/>
              <w:rPr>
                <w:ins w:id="28" w:author="Windows 用户" w:date="2025-06-27T14:06:00Z"/>
                <w:rFonts w:ascii="微软雅黑 Light" w:eastAsia="微软雅黑 Light" w:hAnsi="微软雅黑 Light" w:cs="Arial"/>
                <w:sz w:val="20"/>
                <w:szCs w:val="20"/>
              </w:rPr>
            </w:pPr>
            <w:ins w:id="29" w:author="Windows 用户" w:date="2025-06-27T14:17:00Z">
              <w:r w:rsidRPr="00432A3E">
                <w:rPr>
                  <w:rFonts w:ascii="微软雅黑 Light" w:eastAsia="微软雅黑 Light" w:hAnsi="微软雅黑 Light" w:cs="Arial" w:hint="eastAsia"/>
                  <w:sz w:val="20"/>
                  <w:szCs w:val="20"/>
                </w:rPr>
                <w:t>充电终端计费单元</w:t>
              </w:r>
              <w:r>
                <w:rPr>
                  <w:rFonts w:ascii="微软雅黑 Light" w:eastAsia="微软雅黑 Light" w:hAnsi="微软雅黑 Light" w:cs="Arial" w:hint="eastAsia"/>
                  <w:sz w:val="20"/>
                  <w:szCs w:val="20"/>
                </w:rPr>
                <w:t>：</w:t>
              </w:r>
            </w:ins>
            <w:ins w:id="30" w:author="Windows 用户" w:date="2025-06-27T14:26:00Z">
              <w:r>
                <w:rPr>
                  <w:rFonts w:ascii="微软雅黑 Light" w:eastAsia="微软雅黑 Light" w:hAnsi="微软雅黑 Light" w:cs="Arial" w:hint="eastAsia"/>
                  <w:sz w:val="20"/>
                  <w:szCs w:val="20"/>
                </w:rPr>
                <w:t>作为终端P</w:t>
              </w:r>
              <w:r>
                <w:rPr>
                  <w:rFonts w:ascii="微软雅黑 Light" w:eastAsia="微软雅黑 Light" w:hAnsi="微软雅黑 Light" w:cs="Arial"/>
                  <w:sz w:val="20"/>
                  <w:szCs w:val="20"/>
                </w:rPr>
                <w:t>C</w:t>
              </w:r>
              <w:r>
                <w:rPr>
                  <w:rFonts w:ascii="微软雅黑 Light" w:eastAsia="微软雅黑 Light" w:hAnsi="微软雅黑 Light" w:cs="Arial" w:hint="eastAsia"/>
                  <w:sz w:val="20"/>
                  <w:szCs w:val="20"/>
                </w:rPr>
                <w:t>的上位机，同时负责刷卡、</w:t>
              </w:r>
            </w:ins>
            <w:ins w:id="31" w:author="Windows 用户" w:date="2025-06-27T14:27:00Z">
              <w:r>
                <w:rPr>
                  <w:rFonts w:ascii="微软雅黑 Light" w:eastAsia="微软雅黑 Light" w:hAnsi="微软雅黑 Light" w:cs="Arial" w:hint="eastAsia"/>
                  <w:sz w:val="20"/>
                  <w:szCs w:val="20"/>
                </w:rPr>
                <w:t>电表、</w:t>
              </w:r>
              <w:proofErr w:type="gramStart"/>
              <w:r>
                <w:rPr>
                  <w:rFonts w:ascii="微软雅黑 Light" w:eastAsia="微软雅黑 Light" w:hAnsi="微软雅黑 Light" w:cs="Arial" w:hint="eastAsia"/>
                  <w:sz w:val="20"/>
                  <w:szCs w:val="20"/>
                </w:rPr>
                <w:t>灯板读取</w:t>
              </w:r>
            </w:ins>
            <w:proofErr w:type="gramEnd"/>
            <w:ins w:id="32" w:author="Windows 用户" w:date="2025-06-27T15:00:00Z">
              <w:r>
                <w:rPr>
                  <w:rFonts w:ascii="微软雅黑 Light" w:eastAsia="微软雅黑 Light" w:hAnsi="微软雅黑 Light" w:cs="Arial" w:hint="eastAsia"/>
                  <w:sz w:val="20"/>
                  <w:szCs w:val="20"/>
                </w:rPr>
                <w:t>或</w:t>
              </w:r>
            </w:ins>
            <w:ins w:id="33" w:author="Windows 用户" w:date="2025-06-27T14:27:00Z">
              <w:r>
                <w:rPr>
                  <w:rFonts w:ascii="微软雅黑 Light" w:eastAsia="微软雅黑 Light" w:hAnsi="微软雅黑 Light" w:cs="Arial" w:hint="eastAsia"/>
                  <w:sz w:val="20"/>
                  <w:szCs w:val="20"/>
                </w:rPr>
                <w:t>控制</w:t>
              </w:r>
            </w:ins>
          </w:p>
        </w:tc>
      </w:tr>
      <w:tr w:rsidR="001D22CB" w14:paraId="085E9053" w14:textId="77777777" w:rsidTr="00994875">
        <w:tc>
          <w:tcPr>
            <w:tcW w:w="4678" w:type="dxa"/>
            <w:tcMar>
              <w:top w:w="60" w:type="dxa"/>
              <w:left w:w="120" w:type="dxa"/>
              <w:bottom w:w="30" w:type="dxa"/>
              <w:right w:w="120" w:type="dxa"/>
            </w:tcMar>
          </w:tcPr>
          <w:p w14:paraId="0551731B" w14:textId="77777777" w:rsidR="00331764" w:rsidRPr="005313AD" w:rsidRDefault="00331764" w:rsidP="00994875">
            <w:pPr>
              <w:rPr>
                <w:rFonts w:ascii="微软雅黑 Light" w:eastAsia="微软雅黑 Light" w:hAnsi="微软雅黑 Light" w:cs="Arial"/>
                <w:sz w:val="20"/>
                <w:szCs w:val="20"/>
                <w:lang w:val="fr-FR"/>
              </w:rPr>
            </w:pPr>
            <w:r w:rsidRPr="005313AD">
              <w:rPr>
                <w:rFonts w:ascii="微软雅黑 Light" w:eastAsia="微软雅黑 Light" w:hAnsi="微软雅黑 Light" w:cs="Arial" w:hint="eastAsia"/>
                <w:sz w:val="20"/>
                <w:szCs w:val="20"/>
                <w:lang w:val="fr-FR"/>
              </w:rPr>
              <w:t>MTU（</w:t>
            </w:r>
            <w:proofErr w:type="spellStart"/>
            <w:r w:rsidRPr="005313AD">
              <w:rPr>
                <w:rFonts w:ascii="微软雅黑 Light" w:eastAsia="微软雅黑 Light" w:hAnsi="微软雅黑 Light" w:cs="Arial" w:hint="eastAsia"/>
                <w:sz w:val="20"/>
                <w:szCs w:val="20"/>
                <w:lang w:val="fr-FR"/>
              </w:rPr>
              <w:t>Maintanence</w:t>
            </w:r>
            <w:proofErr w:type="spellEnd"/>
            <w:r w:rsidRPr="005313AD">
              <w:rPr>
                <w:rFonts w:ascii="微软雅黑 Light" w:eastAsia="微软雅黑 Light" w:hAnsi="微软雅黑 Light" w:cs="Arial" w:hint="eastAsia"/>
                <w:sz w:val="20"/>
                <w:szCs w:val="20"/>
                <w:lang w:val="fr-FR"/>
              </w:rPr>
              <w:t xml:space="preserve"> Unit）</w:t>
            </w:r>
          </w:p>
        </w:tc>
        <w:tc>
          <w:tcPr>
            <w:tcW w:w="3602" w:type="dxa"/>
            <w:tcMar>
              <w:top w:w="60" w:type="dxa"/>
              <w:left w:w="120" w:type="dxa"/>
              <w:bottom w:w="30" w:type="dxa"/>
              <w:right w:w="120" w:type="dxa"/>
            </w:tcMar>
          </w:tcPr>
          <w:p w14:paraId="20B98636" w14:textId="77777777" w:rsidR="00331764" w:rsidRDefault="00331764" w:rsidP="00994875">
            <w:pPr>
              <w:adjustRightInd w:val="0"/>
              <w:snapToGrid w:val="0"/>
              <w:rPr>
                <w:rFonts w:ascii="微软雅黑 Light" w:eastAsia="微软雅黑 Light" w:hAnsi="微软雅黑 Light" w:cs="Arial"/>
                <w:sz w:val="20"/>
                <w:szCs w:val="20"/>
              </w:rPr>
            </w:pPr>
            <w:r w:rsidRPr="0020113D">
              <w:rPr>
                <w:rFonts w:ascii="微软雅黑 Light" w:eastAsia="微软雅黑 Light" w:hAnsi="微软雅黑 Light" w:cs="Arial" w:hint="eastAsia"/>
                <w:sz w:val="20"/>
                <w:szCs w:val="20"/>
              </w:rPr>
              <w:t>维护单元</w:t>
            </w:r>
            <w:r>
              <w:rPr>
                <w:rFonts w:ascii="微软雅黑 Light" w:eastAsia="微软雅黑 Light" w:hAnsi="微软雅黑 Light" w:cs="Arial" w:hint="eastAsia"/>
                <w:sz w:val="20"/>
                <w:szCs w:val="20"/>
              </w:rPr>
              <w:t>：功率柜与终端之间的一道物理隔层。</w:t>
            </w:r>
          </w:p>
        </w:tc>
      </w:tr>
      <w:tr w:rsidR="001D22CB" w14:paraId="3BD177ED" w14:textId="77777777" w:rsidTr="00994875">
        <w:tc>
          <w:tcPr>
            <w:tcW w:w="4678" w:type="dxa"/>
            <w:tcMar>
              <w:top w:w="60" w:type="dxa"/>
              <w:left w:w="120" w:type="dxa"/>
              <w:bottom w:w="30" w:type="dxa"/>
              <w:right w:w="120" w:type="dxa"/>
            </w:tcMar>
          </w:tcPr>
          <w:p w14:paraId="2ED3774D" w14:textId="77777777" w:rsidR="00331764" w:rsidRPr="001C1AF1" w:rsidRDefault="00331764" w:rsidP="00994875">
            <w:pPr>
              <w:rPr>
                <w:rFonts w:ascii="微软雅黑 Light" w:eastAsia="微软雅黑 Light" w:hAnsi="微软雅黑 Light" w:cs="Arial"/>
                <w:sz w:val="20"/>
                <w:szCs w:val="20"/>
              </w:rPr>
            </w:pPr>
            <w:r>
              <w:rPr>
                <w:rFonts w:ascii="微软雅黑 Light" w:eastAsia="微软雅黑 Light" w:hAnsi="微软雅黑 Light" w:cs="Arial"/>
                <w:sz w:val="20"/>
                <w:szCs w:val="20"/>
              </w:rPr>
              <w:t>PDU</w:t>
            </w:r>
            <w:r>
              <w:rPr>
                <w:rFonts w:ascii="微软雅黑 Light" w:eastAsia="微软雅黑 Light" w:hAnsi="微软雅黑 Light" w:cs="Arial" w:hint="eastAsia"/>
                <w:sz w:val="20"/>
                <w:szCs w:val="20"/>
              </w:rPr>
              <w:t>（</w:t>
            </w:r>
            <w:r w:rsidRPr="0020113D">
              <w:rPr>
                <w:rFonts w:ascii="微软雅黑 Light" w:eastAsia="微软雅黑 Light" w:hAnsi="微软雅黑 Light" w:cs="Arial"/>
                <w:sz w:val="20"/>
                <w:szCs w:val="20"/>
              </w:rPr>
              <w:t>Power Distribution Unit</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019492D4" w14:textId="77777777" w:rsidR="00331764" w:rsidRPr="0020113D"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功能分配单元：用于功率分配接触器的D</w:t>
            </w:r>
            <w:r>
              <w:rPr>
                <w:rFonts w:ascii="微软雅黑 Light" w:eastAsia="微软雅黑 Light" w:hAnsi="微软雅黑 Light" w:cs="Arial"/>
                <w:sz w:val="20"/>
                <w:szCs w:val="20"/>
              </w:rPr>
              <w:t>O</w:t>
            </w:r>
            <w:r>
              <w:rPr>
                <w:rFonts w:ascii="微软雅黑 Light" w:eastAsia="微软雅黑 Light" w:hAnsi="微软雅黑 Light" w:cs="Arial" w:hint="eastAsia"/>
                <w:sz w:val="20"/>
                <w:szCs w:val="20"/>
              </w:rPr>
              <w:t>、D</w:t>
            </w:r>
            <w:r>
              <w:rPr>
                <w:rFonts w:ascii="微软雅黑 Light" w:eastAsia="微软雅黑 Light" w:hAnsi="微软雅黑 Light" w:cs="Arial"/>
                <w:sz w:val="20"/>
                <w:szCs w:val="20"/>
              </w:rPr>
              <w:t>I</w:t>
            </w:r>
            <w:r>
              <w:rPr>
                <w:rFonts w:ascii="微软雅黑 Light" w:eastAsia="微软雅黑 Light" w:hAnsi="微软雅黑 Light" w:cs="Arial" w:hint="eastAsia"/>
                <w:sz w:val="20"/>
                <w:szCs w:val="20"/>
              </w:rPr>
              <w:t>板。</w:t>
            </w:r>
          </w:p>
        </w:tc>
      </w:tr>
      <w:tr w:rsidR="001D22CB" w14:paraId="55C0D7C2" w14:textId="77777777" w:rsidTr="00994875">
        <w:tc>
          <w:tcPr>
            <w:tcW w:w="4678" w:type="dxa"/>
            <w:tcMar>
              <w:top w:w="60" w:type="dxa"/>
              <w:left w:w="120" w:type="dxa"/>
              <w:bottom w:w="30" w:type="dxa"/>
              <w:right w:w="120" w:type="dxa"/>
            </w:tcMar>
          </w:tcPr>
          <w:p w14:paraId="6DF29FAE" w14:textId="77777777" w:rsidR="00331764" w:rsidRPr="005313AD" w:rsidRDefault="00331764" w:rsidP="00994875">
            <w:pPr>
              <w:rPr>
                <w:rFonts w:ascii="微软雅黑 Light" w:eastAsia="微软雅黑 Light" w:hAnsi="微软雅黑 Light" w:cs="Arial"/>
                <w:sz w:val="20"/>
                <w:szCs w:val="20"/>
                <w:lang w:val="fr-FR"/>
              </w:rPr>
            </w:pPr>
            <w:proofErr w:type="spellStart"/>
            <w:r w:rsidRPr="005313AD">
              <w:rPr>
                <w:rFonts w:ascii="微软雅黑 Light" w:eastAsia="微软雅黑 Light" w:hAnsi="微软雅黑 Light" w:cs="Arial"/>
                <w:sz w:val="20"/>
                <w:szCs w:val="20"/>
                <w:lang w:val="fr-FR"/>
              </w:rPr>
              <w:t>ACAmbientCU</w:t>
            </w:r>
            <w:proofErr w:type="spellEnd"/>
            <w:r w:rsidRPr="005313AD">
              <w:rPr>
                <w:rFonts w:ascii="微软雅黑 Light" w:eastAsia="微软雅黑 Light" w:hAnsi="微软雅黑 Light" w:cs="Arial" w:hint="eastAsia"/>
                <w:sz w:val="20"/>
                <w:szCs w:val="20"/>
                <w:lang w:val="fr-FR"/>
              </w:rPr>
              <w:t>（A</w:t>
            </w:r>
            <w:r w:rsidRPr="005313AD">
              <w:rPr>
                <w:rFonts w:ascii="微软雅黑 Light" w:eastAsia="微软雅黑 Light" w:hAnsi="微软雅黑 Light" w:cs="Arial"/>
                <w:sz w:val="20"/>
                <w:szCs w:val="20"/>
                <w:lang w:val="fr-FR"/>
              </w:rPr>
              <w:t xml:space="preserve">C Ambient </w:t>
            </w:r>
            <w:proofErr w:type="spellStart"/>
            <w:r w:rsidRPr="005313AD">
              <w:rPr>
                <w:rFonts w:ascii="微软雅黑 Light" w:eastAsia="微软雅黑 Light" w:hAnsi="微软雅黑 Light" w:cs="Arial"/>
                <w:sz w:val="20"/>
                <w:szCs w:val="20"/>
                <w:lang w:val="fr-FR"/>
              </w:rPr>
              <w:t>C</w:t>
            </w:r>
            <w:r w:rsidRPr="005313AD">
              <w:rPr>
                <w:rFonts w:ascii="微软雅黑 Light" w:eastAsia="微软雅黑 Light" w:hAnsi="微软雅黑 Light" w:cs="Arial" w:hint="eastAsia"/>
                <w:sz w:val="20"/>
                <w:szCs w:val="20"/>
                <w:lang w:val="fr-FR"/>
              </w:rPr>
              <w:t>ollect</w:t>
            </w:r>
            <w:proofErr w:type="spellEnd"/>
            <w:r w:rsidRPr="005313AD">
              <w:rPr>
                <w:rFonts w:ascii="微软雅黑 Light" w:eastAsia="微软雅黑 Light" w:hAnsi="微软雅黑 Light" w:cs="Arial"/>
                <w:sz w:val="20"/>
                <w:szCs w:val="20"/>
                <w:lang w:val="fr-FR"/>
              </w:rPr>
              <w:t xml:space="preserve"> </w:t>
            </w:r>
            <w:proofErr w:type="spellStart"/>
            <w:r w:rsidRPr="005313AD">
              <w:rPr>
                <w:rFonts w:ascii="微软雅黑 Light" w:eastAsia="微软雅黑 Light" w:hAnsi="微软雅黑 Light" w:cs="Arial"/>
                <w:sz w:val="20"/>
                <w:szCs w:val="20"/>
                <w:lang w:val="fr-FR"/>
              </w:rPr>
              <w:t>Uint</w:t>
            </w:r>
            <w:proofErr w:type="spellEnd"/>
            <w:r w:rsidRPr="005313AD">
              <w:rPr>
                <w:rFonts w:ascii="微软雅黑 Light" w:eastAsia="微软雅黑 Light" w:hAnsi="微软雅黑 Light" w:cs="Arial" w:hint="eastAsia"/>
                <w:sz w:val="20"/>
                <w:szCs w:val="20"/>
                <w:lang w:val="fr-FR"/>
              </w:rPr>
              <w:t>）</w:t>
            </w:r>
          </w:p>
        </w:tc>
        <w:tc>
          <w:tcPr>
            <w:tcW w:w="3602" w:type="dxa"/>
            <w:tcMar>
              <w:top w:w="60" w:type="dxa"/>
              <w:left w:w="120" w:type="dxa"/>
              <w:bottom w:w="30" w:type="dxa"/>
              <w:right w:w="120" w:type="dxa"/>
            </w:tcMar>
          </w:tcPr>
          <w:p w14:paraId="0FE4C0B0"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交流环境采集单元：交流电表数据采集、交流环境采集等。</w:t>
            </w:r>
          </w:p>
        </w:tc>
      </w:tr>
      <w:tr w:rsidR="001D22CB" w14:paraId="1FC4586F" w14:textId="77777777" w:rsidTr="00994875">
        <w:tc>
          <w:tcPr>
            <w:tcW w:w="4678" w:type="dxa"/>
            <w:tcMar>
              <w:top w:w="60" w:type="dxa"/>
              <w:left w:w="120" w:type="dxa"/>
              <w:bottom w:w="30" w:type="dxa"/>
              <w:right w:w="120" w:type="dxa"/>
            </w:tcMar>
          </w:tcPr>
          <w:p w14:paraId="622213AD" w14:textId="77777777" w:rsidR="00331764" w:rsidRDefault="00331764" w:rsidP="00994875">
            <w:pPr>
              <w:rPr>
                <w:rFonts w:ascii="微软雅黑 Light" w:eastAsia="微软雅黑 Light" w:hAnsi="微软雅黑 Light" w:cs="Arial"/>
                <w:sz w:val="20"/>
                <w:szCs w:val="20"/>
              </w:rPr>
            </w:pPr>
            <w:proofErr w:type="spellStart"/>
            <w:r w:rsidRPr="00893098">
              <w:rPr>
                <w:rFonts w:ascii="微软雅黑 Light" w:eastAsia="微软雅黑 Light" w:hAnsi="微软雅黑 Light" w:cs="Arial"/>
                <w:sz w:val="20"/>
                <w:szCs w:val="20"/>
              </w:rPr>
              <w:t>ACContactCU</w:t>
            </w:r>
            <w:proofErr w:type="spellEnd"/>
            <w:r>
              <w:rPr>
                <w:rFonts w:ascii="微软雅黑 Light" w:eastAsia="微软雅黑 Light" w:hAnsi="微软雅黑 Light" w:cs="Arial" w:hint="eastAsia"/>
                <w:sz w:val="20"/>
                <w:szCs w:val="20"/>
              </w:rPr>
              <w:t>（A</w:t>
            </w:r>
            <w:r>
              <w:rPr>
                <w:rFonts w:ascii="微软雅黑 Light" w:eastAsia="微软雅黑 Light" w:hAnsi="微软雅黑 Light" w:cs="Arial"/>
                <w:sz w:val="20"/>
                <w:szCs w:val="20"/>
              </w:rPr>
              <w:t xml:space="preserve">C Contact </w:t>
            </w:r>
            <w:r w:rsidRPr="00893098">
              <w:rPr>
                <w:rFonts w:ascii="微软雅黑 Light" w:eastAsia="微软雅黑 Light" w:hAnsi="微软雅黑 Light" w:cs="Arial"/>
                <w:sz w:val="20"/>
                <w:szCs w:val="20"/>
              </w:rPr>
              <w:t>C</w:t>
            </w:r>
            <w:r>
              <w:rPr>
                <w:rFonts w:ascii="微软雅黑 Light" w:eastAsia="微软雅黑 Light" w:hAnsi="微软雅黑 Light" w:cs="Arial" w:hint="eastAsia"/>
                <w:sz w:val="20"/>
                <w:szCs w:val="20"/>
              </w:rPr>
              <w:t>ont</w:t>
            </w:r>
            <w:r>
              <w:rPr>
                <w:rFonts w:ascii="微软雅黑 Light" w:eastAsia="微软雅黑 Light" w:hAnsi="微软雅黑 Light" w:cs="Arial"/>
                <w:sz w:val="20"/>
                <w:szCs w:val="20"/>
              </w:rPr>
              <w:t xml:space="preserve">rol </w:t>
            </w:r>
            <w:proofErr w:type="spellStart"/>
            <w:r w:rsidRPr="00893098">
              <w:rPr>
                <w:rFonts w:ascii="微软雅黑 Light" w:eastAsia="微软雅黑 Light" w:hAnsi="微软雅黑 Light" w:cs="Arial"/>
                <w:sz w:val="20"/>
                <w:szCs w:val="20"/>
              </w:rPr>
              <w:t>U</w:t>
            </w:r>
            <w:r>
              <w:rPr>
                <w:rFonts w:ascii="微软雅黑 Light" w:eastAsia="微软雅黑 Light" w:hAnsi="微软雅黑 Light" w:cs="Arial"/>
                <w:sz w:val="20"/>
                <w:szCs w:val="20"/>
              </w:rPr>
              <w:t>int</w:t>
            </w:r>
            <w:proofErr w:type="spellEnd"/>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5059CAC2"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交流接触器控制单元:负责多交流（&gt;</w:t>
            </w:r>
            <w:r>
              <w:rPr>
                <w:rFonts w:ascii="微软雅黑 Light" w:eastAsia="微软雅黑 Light" w:hAnsi="微软雅黑 Light" w:cs="Arial"/>
                <w:sz w:val="20"/>
                <w:szCs w:val="20"/>
              </w:rPr>
              <w:t>2</w:t>
            </w:r>
            <w:r>
              <w:rPr>
                <w:rFonts w:ascii="微软雅黑 Light" w:eastAsia="微软雅黑 Light" w:hAnsi="微软雅黑 Light" w:cs="Arial" w:hint="eastAsia"/>
                <w:sz w:val="20"/>
                <w:szCs w:val="20"/>
              </w:rPr>
              <w:t>）接触器的控制与反馈采集。</w:t>
            </w:r>
          </w:p>
        </w:tc>
      </w:tr>
      <w:tr w:rsidR="001D22CB" w14:paraId="6833568E" w14:textId="77777777" w:rsidTr="00994875">
        <w:tc>
          <w:tcPr>
            <w:tcW w:w="4678" w:type="dxa"/>
            <w:tcMar>
              <w:top w:w="60" w:type="dxa"/>
              <w:left w:w="120" w:type="dxa"/>
              <w:bottom w:w="30" w:type="dxa"/>
              <w:right w:w="120" w:type="dxa"/>
            </w:tcMar>
          </w:tcPr>
          <w:p w14:paraId="4A8159A3" w14:textId="77777777" w:rsidR="00331764" w:rsidRPr="00893098" w:rsidRDefault="00331764" w:rsidP="00994875">
            <w:pPr>
              <w:rPr>
                <w:rFonts w:ascii="微软雅黑 Light" w:eastAsia="微软雅黑 Light" w:hAnsi="微软雅黑 Light" w:cs="Arial"/>
                <w:sz w:val="20"/>
                <w:szCs w:val="20"/>
              </w:rPr>
            </w:pPr>
            <w:proofErr w:type="spellStart"/>
            <w:r w:rsidRPr="00404F47">
              <w:rPr>
                <w:rFonts w:ascii="微软雅黑 Light" w:eastAsia="微软雅黑 Light" w:hAnsi="微软雅黑 Light" w:cs="Arial"/>
                <w:sz w:val="20"/>
                <w:szCs w:val="20"/>
              </w:rPr>
              <w:t>PCAmbientCU</w:t>
            </w:r>
            <w:proofErr w:type="spellEnd"/>
            <w:r>
              <w:rPr>
                <w:rFonts w:ascii="微软雅黑 Light" w:eastAsia="微软雅黑 Light" w:hAnsi="微软雅黑 Light" w:cs="Arial" w:hint="eastAsia"/>
                <w:sz w:val="20"/>
                <w:szCs w:val="20"/>
              </w:rPr>
              <w:t>（Power</w:t>
            </w:r>
            <w:r>
              <w:rPr>
                <w:rFonts w:ascii="微软雅黑 Light" w:eastAsia="微软雅黑 Light" w:hAnsi="微软雅黑 Light" w:cs="Arial"/>
                <w:sz w:val="20"/>
                <w:szCs w:val="20"/>
              </w:rPr>
              <w:t xml:space="preserve"> C</w:t>
            </w:r>
            <w:r>
              <w:rPr>
                <w:rFonts w:ascii="微软雅黑 Light" w:eastAsia="微软雅黑 Light" w:hAnsi="微软雅黑 Light" w:cs="Arial" w:hint="eastAsia"/>
                <w:sz w:val="20"/>
                <w:szCs w:val="20"/>
              </w:rPr>
              <w:t>ube</w:t>
            </w:r>
            <w:r>
              <w:rPr>
                <w:rFonts w:ascii="微软雅黑 Light" w:eastAsia="微软雅黑 Light" w:hAnsi="微软雅黑 Light" w:cs="Arial"/>
                <w:sz w:val="20"/>
                <w:szCs w:val="20"/>
              </w:rPr>
              <w:t xml:space="preserve"> A</w:t>
            </w:r>
            <w:r>
              <w:rPr>
                <w:rFonts w:ascii="微软雅黑 Light" w:eastAsia="微软雅黑 Light" w:hAnsi="微软雅黑 Light" w:cs="Arial" w:hint="eastAsia"/>
                <w:sz w:val="20"/>
                <w:szCs w:val="20"/>
              </w:rPr>
              <w:t>mbient</w:t>
            </w:r>
            <w:r>
              <w:rPr>
                <w:rFonts w:ascii="微软雅黑 Light" w:eastAsia="微软雅黑 Light" w:hAnsi="微软雅黑 Light" w:cs="Arial"/>
                <w:sz w:val="20"/>
                <w:szCs w:val="20"/>
              </w:rPr>
              <w:t xml:space="preserve"> C</w:t>
            </w:r>
            <w:r>
              <w:rPr>
                <w:rFonts w:ascii="微软雅黑 Light" w:eastAsia="微软雅黑 Light" w:hAnsi="微软雅黑 Light" w:cs="Arial" w:hint="eastAsia"/>
                <w:sz w:val="20"/>
                <w:szCs w:val="20"/>
              </w:rPr>
              <w:t>ontrol</w:t>
            </w:r>
            <w:r>
              <w:rPr>
                <w:rFonts w:ascii="微软雅黑 Light" w:eastAsia="微软雅黑 Light" w:hAnsi="微软雅黑 Light" w:cs="Arial"/>
                <w:sz w:val="20"/>
                <w:szCs w:val="20"/>
              </w:rPr>
              <w:t xml:space="preserve"> U</w:t>
            </w:r>
            <w:r>
              <w:rPr>
                <w:rFonts w:ascii="微软雅黑 Light" w:eastAsia="微软雅黑 Light" w:hAnsi="微软雅黑 Light" w:cs="Arial" w:hint="eastAsia"/>
                <w:sz w:val="20"/>
                <w:szCs w:val="20"/>
              </w:rPr>
              <w:t>nit）</w:t>
            </w:r>
          </w:p>
        </w:tc>
        <w:tc>
          <w:tcPr>
            <w:tcW w:w="3602" w:type="dxa"/>
            <w:tcMar>
              <w:top w:w="60" w:type="dxa"/>
              <w:left w:w="120" w:type="dxa"/>
              <w:bottom w:w="30" w:type="dxa"/>
              <w:right w:w="120" w:type="dxa"/>
            </w:tcMar>
          </w:tcPr>
          <w:p w14:paraId="5F58AEB6" w14:textId="77777777" w:rsidR="00331764" w:rsidRPr="00404F47" w:rsidRDefault="00331764" w:rsidP="00994875">
            <w:pPr>
              <w:adjustRightInd w:val="0"/>
              <w:snapToGrid w:val="0"/>
              <w:rPr>
                <w:rFonts w:ascii="微软雅黑 Light" w:eastAsia="微软雅黑 Light" w:hAnsi="微软雅黑 Light" w:cs="Arial"/>
                <w:sz w:val="20"/>
                <w:szCs w:val="20"/>
              </w:rPr>
            </w:pPr>
            <w:r w:rsidRPr="00404F47">
              <w:rPr>
                <w:rFonts w:ascii="微软雅黑 Light" w:eastAsia="微软雅黑 Light" w:hAnsi="微软雅黑 Light" w:cs="Arial" w:hint="eastAsia"/>
                <w:sz w:val="20"/>
                <w:szCs w:val="20"/>
              </w:rPr>
              <w:t>电源</w:t>
            </w:r>
            <w:proofErr w:type="gramStart"/>
            <w:r w:rsidRPr="00404F47">
              <w:rPr>
                <w:rFonts w:ascii="微软雅黑 Light" w:eastAsia="微软雅黑 Light" w:hAnsi="微软雅黑 Light" w:cs="Arial" w:hint="eastAsia"/>
                <w:sz w:val="20"/>
                <w:szCs w:val="20"/>
              </w:rPr>
              <w:t>柜环境</w:t>
            </w:r>
            <w:proofErr w:type="gramEnd"/>
            <w:r w:rsidRPr="00404F47">
              <w:rPr>
                <w:rFonts w:ascii="微软雅黑 Light" w:eastAsia="微软雅黑 Light" w:hAnsi="微软雅黑 Light" w:cs="Arial" w:hint="eastAsia"/>
                <w:sz w:val="20"/>
                <w:szCs w:val="20"/>
              </w:rPr>
              <w:t>控制单元</w:t>
            </w:r>
            <w:r>
              <w:rPr>
                <w:rFonts w:ascii="微软雅黑 Light" w:eastAsia="微软雅黑 Light" w:hAnsi="微软雅黑 Light" w:cs="Arial" w:hint="eastAsia"/>
                <w:sz w:val="20"/>
                <w:szCs w:val="20"/>
              </w:rPr>
              <w:t>：负责温度采集、水泵、风机控制。</w:t>
            </w:r>
          </w:p>
        </w:tc>
      </w:tr>
      <w:tr w:rsidR="001D22CB" w14:paraId="69A6D301" w14:textId="77777777" w:rsidTr="00994875">
        <w:tc>
          <w:tcPr>
            <w:tcW w:w="4678" w:type="dxa"/>
            <w:tcMar>
              <w:top w:w="60" w:type="dxa"/>
              <w:left w:w="120" w:type="dxa"/>
              <w:bottom w:w="30" w:type="dxa"/>
              <w:right w:w="120" w:type="dxa"/>
            </w:tcMar>
          </w:tcPr>
          <w:p w14:paraId="148C68A5" w14:textId="77777777" w:rsidR="00331764" w:rsidRPr="00893098" w:rsidRDefault="00331764" w:rsidP="00994875">
            <w:pPr>
              <w:rPr>
                <w:rFonts w:ascii="微软雅黑 Light" w:eastAsia="微软雅黑 Light" w:hAnsi="微软雅黑 Light" w:cs="Arial"/>
                <w:sz w:val="20"/>
                <w:szCs w:val="20"/>
              </w:rPr>
            </w:pPr>
            <w:r w:rsidRPr="00DD04B0">
              <w:rPr>
                <w:rFonts w:ascii="微软雅黑 Light" w:eastAsia="微软雅黑 Light" w:hAnsi="微软雅黑 Light" w:cs="Arial"/>
                <w:sz w:val="20"/>
                <w:szCs w:val="20"/>
              </w:rPr>
              <w:t>EV</w:t>
            </w:r>
            <w:r>
              <w:rPr>
                <w:rFonts w:ascii="微软雅黑 Light" w:eastAsia="微软雅黑 Light" w:hAnsi="微软雅黑 Light" w:cs="Arial" w:hint="eastAsia"/>
                <w:sz w:val="20"/>
                <w:szCs w:val="20"/>
              </w:rPr>
              <w:t>（</w:t>
            </w:r>
            <w:r w:rsidRPr="00DD04B0">
              <w:rPr>
                <w:rFonts w:ascii="微软雅黑 Light" w:eastAsia="微软雅黑 Light" w:hAnsi="微软雅黑 Light" w:cs="Arial"/>
                <w:sz w:val="20"/>
                <w:szCs w:val="20"/>
              </w:rPr>
              <w:t>Electric Vehicle</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69973A5C"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电动汽车</w:t>
            </w:r>
          </w:p>
        </w:tc>
      </w:tr>
      <w:tr w:rsidR="001D22CB" w14:paraId="4B9C7E68" w14:textId="77777777" w:rsidTr="00994875">
        <w:tc>
          <w:tcPr>
            <w:tcW w:w="4678" w:type="dxa"/>
            <w:tcMar>
              <w:top w:w="60" w:type="dxa"/>
              <w:left w:w="120" w:type="dxa"/>
              <w:bottom w:w="30" w:type="dxa"/>
              <w:right w:w="120" w:type="dxa"/>
            </w:tcMar>
          </w:tcPr>
          <w:p w14:paraId="3FF9C9AB" w14:textId="77777777" w:rsidR="00331764" w:rsidRPr="00DD04B0" w:rsidRDefault="00331764" w:rsidP="00994875">
            <w:pPr>
              <w:rPr>
                <w:rFonts w:ascii="微软雅黑 Light" w:eastAsia="微软雅黑 Light" w:hAnsi="微软雅黑 Light" w:cs="Arial"/>
                <w:sz w:val="20"/>
                <w:szCs w:val="20"/>
              </w:rPr>
            </w:pPr>
            <w:r w:rsidRPr="00DD04B0">
              <w:rPr>
                <w:rFonts w:ascii="微软雅黑 Light" w:eastAsia="微软雅黑 Light" w:hAnsi="微软雅黑 Light" w:cs="Arial"/>
                <w:sz w:val="20"/>
                <w:szCs w:val="20"/>
              </w:rPr>
              <w:t>EVCC</w:t>
            </w:r>
            <w:r>
              <w:rPr>
                <w:rFonts w:ascii="微软雅黑 Light" w:eastAsia="微软雅黑 Light" w:hAnsi="微软雅黑 Light" w:cs="Arial" w:hint="eastAsia"/>
                <w:sz w:val="20"/>
                <w:szCs w:val="20"/>
              </w:rPr>
              <w:t>（</w:t>
            </w:r>
            <w:r w:rsidRPr="00DD04B0">
              <w:rPr>
                <w:rFonts w:ascii="微软雅黑 Light" w:eastAsia="微软雅黑 Light" w:hAnsi="微软雅黑 Light" w:cs="Arial"/>
                <w:sz w:val="20"/>
                <w:szCs w:val="20"/>
              </w:rPr>
              <w:t>Electric Vehicle Communication Controller</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6CBA8C12"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电动汽车通信控制器：与</w:t>
            </w:r>
            <w:proofErr w:type="gramStart"/>
            <w:r>
              <w:rPr>
                <w:rFonts w:ascii="微软雅黑 Light" w:eastAsia="微软雅黑 Light" w:hAnsi="微软雅黑 Light" w:cs="Arial" w:hint="eastAsia"/>
                <w:sz w:val="20"/>
                <w:szCs w:val="20"/>
              </w:rPr>
              <w:t>桩进行</w:t>
            </w:r>
            <w:proofErr w:type="gramEnd"/>
            <w:r>
              <w:rPr>
                <w:rFonts w:ascii="微软雅黑 Light" w:eastAsia="微软雅黑 Light" w:hAnsi="微软雅黑 Light" w:cs="Arial" w:hint="eastAsia"/>
                <w:sz w:val="20"/>
                <w:szCs w:val="20"/>
              </w:rPr>
              <w:t>通信交互的控制引导器</w:t>
            </w:r>
          </w:p>
        </w:tc>
      </w:tr>
      <w:tr w:rsidR="001D22CB" w14:paraId="4DA49300" w14:textId="77777777" w:rsidTr="00994875">
        <w:tc>
          <w:tcPr>
            <w:tcW w:w="4678" w:type="dxa"/>
            <w:tcMar>
              <w:top w:w="60" w:type="dxa"/>
              <w:left w:w="120" w:type="dxa"/>
              <w:bottom w:w="30" w:type="dxa"/>
              <w:right w:w="120" w:type="dxa"/>
            </w:tcMar>
          </w:tcPr>
          <w:p w14:paraId="4DAA3CF6" w14:textId="77777777" w:rsidR="00331764" w:rsidRPr="00DD04B0" w:rsidRDefault="00331764" w:rsidP="00994875">
            <w:pPr>
              <w:rPr>
                <w:rFonts w:ascii="微软雅黑 Light" w:eastAsia="微软雅黑 Light" w:hAnsi="微软雅黑 Light" w:cs="Arial"/>
                <w:sz w:val="20"/>
                <w:szCs w:val="20"/>
              </w:rPr>
            </w:pPr>
            <w:r w:rsidRPr="00DD04B0">
              <w:rPr>
                <w:rFonts w:ascii="微软雅黑 Light" w:eastAsia="微软雅黑 Light" w:hAnsi="微软雅黑 Light" w:cs="Arial"/>
                <w:sz w:val="20"/>
                <w:szCs w:val="20"/>
              </w:rPr>
              <w:t>EVSE</w:t>
            </w:r>
            <w:r>
              <w:rPr>
                <w:rFonts w:ascii="微软雅黑 Light" w:eastAsia="微软雅黑 Light" w:hAnsi="微软雅黑 Light" w:cs="Arial" w:hint="eastAsia"/>
                <w:sz w:val="20"/>
                <w:szCs w:val="20"/>
              </w:rPr>
              <w:t>（</w:t>
            </w:r>
            <w:r w:rsidRPr="00DD04B0">
              <w:rPr>
                <w:rFonts w:ascii="微软雅黑 Light" w:eastAsia="微软雅黑 Light" w:hAnsi="微软雅黑 Light" w:cs="Arial"/>
                <w:sz w:val="20"/>
                <w:szCs w:val="20"/>
              </w:rPr>
              <w:t>Electric Vehicle Supply Equipment</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16F199C3"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电动汽车供应设备：指给车充电的供能设备</w:t>
            </w:r>
          </w:p>
        </w:tc>
      </w:tr>
      <w:tr w:rsidR="001D22CB" w14:paraId="4B87FA09" w14:textId="77777777" w:rsidTr="00994875">
        <w:tc>
          <w:tcPr>
            <w:tcW w:w="4678" w:type="dxa"/>
            <w:tcMar>
              <w:top w:w="60" w:type="dxa"/>
              <w:left w:w="120" w:type="dxa"/>
              <w:bottom w:w="30" w:type="dxa"/>
              <w:right w:w="120" w:type="dxa"/>
            </w:tcMar>
          </w:tcPr>
          <w:p w14:paraId="3DA83394" w14:textId="77777777" w:rsidR="00331764" w:rsidRPr="00DD04B0" w:rsidRDefault="00331764" w:rsidP="00994875">
            <w:pPr>
              <w:rPr>
                <w:rFonts w:ascii="微软雅黑 Light" w:eastAsia="微软雅黑 Light" w:hAnsi="微软雅黑 Light" w:cs="Arial"/>
                <w:sz w:val="20"/>
                <w:szCs w:val="20"/>
              </w:rPr>
            </w:pPr>
            <w:r>
              <w:rPr>
                <w:rFonts w:ascii="微软雅黑 Light" w:eastAsia="微软雅黑 Light" w:hAnsi="微软雅黑 Light" w:cs="Arial"/>
                <w:sz w:val="20"/>
                <w:szCs w:val="20"/>
              </w:rPr>
              <w:t>Charging Station Manufacturers</w:t>
            </w:r>
          </w:p>
        </w:tc>
        <w:tc>
          <w:tcPr>
            <w:tcW w:w="3602" w:type="dxa"/>
            <w:tcMar>
              <w:top w:w="60" w:type="dxa"/>
              <w:left w:w="120" w:type="dxa"/>
              <w:bottom w:w="30" w:type="dxa"/>
              <w:right w:w="120" w:type="dxa"/>
            </w:tcMar>
          </w:tcPr>
          <w:p w14:paraId="78CF80AA" w14:textId="77777777" w:rsidR="00331764" w:rsidRDefault="00331764" w:rsidP="00994875">
            <w:pPr>
              <w:adjustRightInd w:val="0"/>
              <w:snapToGrid w:val="0"/>
              <w:rPr>
                <w:rFonts w:ascii="微软雅黑 Light" w:eastAsia="微软雅黑 Light" w:hAnsi="微软雅黑 Light" w:cs="Arial"/>
                <w:sz w:val="20"/>
                <w:szCs w:val="20"/>
              </w:rPr>
            </w:pPr>
            <w:r w:rsidRPr="00062F65">
              <w:rPr>
                <w:rFonts w:ascii="微软雅黑 Light" w:eastAsia="微软雅黑 Light" w:hAnsi="微软雅黑 Light" w:cs="Arial" w:hint="eastAsia"/>
                <w:sz w:val="20"/>
                <w:szCs w:val="20"/>
              </w:rPr>
              <w:t>充电站制造商</w:t>
            </w:r>
          </w:p>
        </w:tc>
      </w:tr>
      <w:tr w:rsidR="001D22CB" w14:paraId="1C2B9D9C" w14:textId="77777777" w:rsidTr="00994875">
        <w:tc>
          <w:tcPr>
            <w:tcW w:w="4678" w:type="dxa"/>
            <w:tcMar>
              <w:top w:w="60" w:type="dxa"/>
              <w:left w:w="120" w:type="dxa"/>
              <w:bottom w:w="30" w:type="dxa"/>
              <w:right w:w="120" w:type="dxa"/>
            </w:tcMar>
          </w:tcPr>
          <w:p w14:paraId="3A9003E9" w14:textId="77777777" w:rsidR="00331764" w:rsidRDefault="00331764" w:rsidP="00994875">
            <w:pPr>
              <w:rPr>
                <w:rFonts w:ascii="微软雅黑 Light" w:eastAsia="微软雅黑 Light" w:hAnsi="微软雅黑 Light" w:cs="Arial"/>
                <w:sz w:val="20"/>
                <w:szCs w:val="20"/>
              </w:rPr>
            </w:pPr>
            <w:r>
              <w:rPr>
                <w:rFonts w:ascii="微软雅黑 Light" w:eastAsia="微软雅黑 Light" w:hAnsi="微软雅黑 Light" w:cs="Arial"/>
                <w:sz w:val="20"/>
                <w:szCs w:val="20"/>
              </w:rPr>
              <w:t>CPO</w:t>
            </w:r>
            <w:r>
              <w:rPr>
                <w:rFonts w:ascii="微软雅黑 Light" w:eastAsia="微软雅黑 Light" w:hAnsi="微软雅黑 Light" w:cs="Arial" w:hint="eastAsia"/>
                <w:sz w:val="20"/>
                <w:szCs w:val="20"/>
              </w:rPr>
              <w:t>（</w:t>
            </w:r>
            <w:r w:rsidRPr="00062F65">
              <w:rPr>
                <w:rFonts w:ascii="微软雅黑 Light" w:eastAsia="微软雅黑 Light" w:hAnsi="微软雅黑 Light" w:cs="Arial"/>
                <w:sz w:val="20"/>
                <w:szCs w:val="20"/>
              </w:rPr>
              <w:t>Charge Point Operator</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41F2D6EA" w14:textId="77777777" w:rsidR="00331764" w:rsidRPr="00062F65" w:rsidRDefault="00331764" w:rsidP="00994875">
            <w:pPr>
              <w:adjustRightInd w:val="0"/>
              <w:snapToGrid w:val="0"/>
              <w:rPr>
                <w:rFonts w:ascii="微软雅黑 Light" w:eastAsia="微软雅黑 Light" w:hAnsi="微软雅黑 Light" w:cs="Arial"/>
                <w:sz w:val="20"/>
                <w:szCs w:val="20"/>
              </w:rPr>
            </w:pPr>
            <w:r w:rsidRPr="00062F65">
              <w:rPr>
                <w:rFonts w:ascii="微软雅黑 Light" w:eastAsia="微软雅黑 Light" w:hAnsi="微软雅黑 Light" w:cs="Arial" w:hint="eastAsia"/>
                <w:sz w:val="20"/>
                <w:szCs w:val="20"/>
              </w:rPr>
              <w:t>充电点运营商</w:t>
            </w:r>
          </w:p>
        </w:tc>
      </w:tr>
      <w:tr w:rsidR="001D22CB" w14:paraId="6715116C" w14:textId="77777777" w:rsidTr="00994875">
        <w:tc>
          <w:tcPr>
            <w:tcW w:w="4678" w:type="dxa"/>
            <w:tcMar>
              <w:top w:w="60" w:type="dxa"/>
              <w:left w:w="120" w:type="dxa"/>
              <w:bottom w:w="30" w:type="dxa"/>
              <w:right w:w="120" w:type="dxa"/>
            </w:tcMar>
          </w:tcPr>
          <w:p w14:paraId="504A31E7" w14:textId="77777777" w:rsidR="00331764" w:rsidRDefault="00331764" w:rsidP="00994875">
            <w:pPr>
              <w:rPr>
                <w:rFonts w:ascii="微软雅黑 Light" w:eastAsia="微软雅黑 Light" w:hAnsi="微软雅黑 Light" w:cs="Arial"/>
                <w:sz w:val="20"/>
                <w:szCs w:val="20"/>
              </w:rPr>
            </w:pPr>
            <w:r w:rsidRPr="00062F65">
              <w:rPr>
                <w:rFonts w:ascii="微软雅黑 Light" w:eastAsia="微软雅黑 Light" w:hAnsi="微软雅黑 Light" w:cs="Arial"/>
                <w:sz w:val="20"/>
                <w:szCs w:val="20"/>
              </w:rPr>
              <w:t xml:space="preserve">OCPP </w:t>
            </w:r>
            <w:r>
              <w:rPr>
                <w:rFonts w:ascii="微软雅黑 Light" w:eastAsia="微软雅黑 Light" w:hAnsi="微软雅黑 Light" w:cs="Arial" w:hint="eastAsia"/>
                <w:sz w:val="20"/>
                <w:szCs w:val="20"/>
              </w:rPr>
              <w:t>（</w:t>
            </w:r>
            <w:r w:rsidRPr="00062F65">
              <w:rPr>
                <w:rFonts w:ascii="微软雅黑 Light" w:eastAsia="微软雅黑 Light" w:hAnsi="微软雅黑 Light" w:cs="Arial"/>
                <w:sz w:val="20"/>
                <w:szCs w:val="20"/>
              </w:rPr>
              <w:t>Open Charge Point Protocol</w:t>
            </w:r>
            <w:r>
              <w:rPr>
                <w:rFonts w:ascii="微软雅黑 Light" w:eastAsia="微软雅黑 Light" w:hAnsi="微软雅黑 Light" w:cs="Arial" w:hint="eastAsia"/>
                <w:sz w:val="20"/>
                <w:szCs w:val="20"/>
              </w:rPr>
              <w:t>）</w:t>
            </w:r>
          </w:p>
        </w:tc>
        <w:tc>
          <w:tcPr>
            <w:tcW w:w="3602" w:type="dxa"/>
            <w:tcMar>
              <w:top w:w="60" w:type="dxa"/>
              <w:left w:w="120" w:type="dxa"/>
              <w:bottom w:w="30" w:type="dxa"/>
              <w:right w:w="120" w:type="dxa"/>
            </w:tcMar>
          </w:tcPr>
          <w:p w14:paraId="496948A7" w14:textId="77777777" w:rsidR="00331764" w:rsidRPr="00062F65"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开放式充电</w:t>
            </w:r>
            <w:proofErr w:type="gramStart"/>
            <w:r>
              <w:rPr>
                <w:rFonts w:ascii="微软雅黑 Light" w:eastAsia="微软雅黑 Light" w:hAnsi="微软雅黑 Light" w:cs="Arial" w:hint="eastAsia"/>
                <w:sz w:val="20"/>
                <w:szCs w:val="20"/>
              </w:rPr>
              <w:t>点协议</w:t>
            </w:r>
            <w:proofErr w:type="gramEnd"/>
          </w:p>
        </w:tc>
      </w:tr>
      <w:tr w:rsidR="001D22CB" w14:paraId="6BDB3E44" w14:textId="77777777" w:rsidTr="00994875">
        <w:tc>
          <w:tcPr>
            <w:tcW w:w="4678" w:type="dxa"/>
            <w:tcMar>
              <w:top w:w="60" w:type="dxa"/>
              <w:left w:w="120" w:type="dxa"/>
              <w:bottom w:w="30" w:type="dxa"/>
              <w:right w:w="120" w:type="dxa"/>
            </w:tcMar>
            <w:vAlign w:val="center"/>
          </w:tcPr>
          <w:p w14:paraId="2E4A4583" w14:textId="77777777" w:rsidR="00331764" w:rsidRPr="00062F65" w:rsidRDefault="00331764" w:rsidP="00994875">
            <w:pPr>
              <w:rPr>
                <w:rFonts w:ascii="微软雅黑 Light" w:eastAsia="微软雅黑 Light" w:hAnsi="微软雅黑 Light" w:cs="Arial"/>
                <w:sz w:val="20"/>
                <w:szCs w:val="20"/>
              </w:rPr>
            </w:pPr>
            <w:r w:rsidRPr="00920466">
              <w:rPr>
                <w:rFonts w:ascii="微软雅黑 Light" w:eastAsia="微软雅黑 Light" w:hAnsi="微软雅黑 Light" w:cs="Arial"/>
                <w:sz w:val="20"/>
                <w:szCs w:val="20"/>
                <w:rPrChange w:id="34" w:author="Windows 用户" w:date="2025-06-27T16:57:00Z">
                  <w:rPr/>
                </w:rPrChange>
              </w:rPr>
              <w:lastRenderedPageBreak/>
              <w:t>DFX</w:t>
            </w:r>
            <w:r w:rsidRPr="00920466">
              <w:rPr>
                <w:rFonts w:ascii="微软雅黑 Light" w:eastAsia="微软雅黑 Light" w:hAnsi="微软雅黑 Light" w:cs="Arial" w:hint="eastAsia"/>
                <w:sz w:val="20"/>
                <w:szCs w:val="20"/>
                <w:rPrChange w:id="35" w:author="Windows 用户" w:date="2025-06-27T16:57:00Z">
                  <w:rPr>
                    <w:rFonts w:hint="eastAsia"/>
                  </w:rPr>
                </w:rPrChange>
              </w:rPr>
              <w:t>（</w:t>
            </w:r>
            <w:r w:rsidRPr="00920466">
              <w:rPr>
                <w:rFonts w:ascii="微软雅黑 Light" w:eastAsia="微软雅黑 Light" w:hAnsi="微软雅黑 Light" w:cs="Arial"/>
                <w:sz w:val="20"/>
                <w:szCs w:val="20"/>
                <w:rPrChange w:id="36" w:author="Windows 用户" w:date="2025-06-27T16:57:00Z">
                  <w:rPr/>
                </w:rPrChange>
              </w:rPr>
              <w:t>design for debug/test/maintenance</w:t>
            </w:r>
            <w:r w:rsidRPr="00920466">
              <w:rPr>
                <w:rFonts w:ascii="微软雅黑 Light" w:eastAsia="微软雅黑 Light" w:hAnsi="微软雅黑 Light" w:cs="Arial" w:hint="eastAsia"/>
                <w:sz w:val="20"/>
                <w:szCs w:val="20"/>
                <w:rPrChange w:id="37" w:author="Windows 用户" w:date="2025-06-27T16:57:00Z">
                  <w:rPr>
                    <w:rFonts w:hint="eastAsia"/>
                  </w:rPr>
                </w:rPrChange>
              </w:rPr>
              <w:t>）</w:t>
            </w:r>
          </w:p>
        </w:tc>
        <w:tc>
          <w:tcPr>
            <w:tcW w:w="3602" w:type="dxa"/>
            <w:tcMar>
              <w:top w:w="60" w:type="dxa"/>
              <w:left w:w="120" w:type="dxa"/>
              <w:bottom w:w="30" w:type="dxa"/>
              <w:right w:w="120" w:type="dxa"/>
            </w:tcMar>
          </w:tcPr>
          <w:p w14:paraId="72596DEE" w14:textId="77777777" w:rsidR="00331764" w:rsidRDefault="00331764" w:rsidP="00994875">
            <w:pPr>
              <w:adjustRightInd w:val="0"/>
              <w:snapToGrid w:val="0"/>
              <w:rPr>
                <w:rFonts w:ascii="微软雅黑 Light" w:eastAsia="微软雅黑 Light" w:hAnsi="微软雅黑 Light" w:cs="Arial"/>
                <w:sz w:val="20"/>
                <w:szCs w:val="20"/>
              </w:rPr>
            </w:pPr>
            <w:r>
              <w:rPr>
                <w:rFonts w:ascii="微软雅黑 Light" w:eastAsia="微软雅黑 Light" w:hAnsi="微软雅黑 Light" w:cs="Arial" w:hint="eastAsia"/>
                <w:sz w:val="20"/>
                <w:szCs w:val="20"/>
              </w:rPr>
              <w:t>调试、测试、维护设计：</w:t>
            </w:r>
            <w:r w:rsidRPr="00920466">
              <w:rPr>
                <w:rFonts w:ascii="微软雅黑 Light" w:eastAsia="微软雅黑 Light" w:hAnsi="微软雅黑 Light" w:cs="Arial" w:hint="eastAsia"/>
                <w:sz w:val="20"/>
                <w:szCs w:val="20"/>
                <w:rPrChange w:id="38" w:author="Windows 用户" w:date="2025-06-27T16:57:00Z">
                  <w:rPr>
                    <w:rFonts w:hint="eastAsia"/>
                  </w:rPr>
                </w:rPrChange>
              </w:rPr>
              <w:t>在软件开发过程中便考虑到了软件调试和后续维护的方便性</w:t>
            </w:r>
            <w:r>
              <w:rPr>
                <w:rFonts w:ascii="微软雅黑 Light" w:eastAsia="微软雅黑 Light" w:hAnsi="微软雅黑 Light" w:cs="Arial" w:hint="eastAsia"/>
                <w:sz w:val="20"/>
                <w:szCs w:val="20"/>
              </w:rPr>
              <w:t>。</w:t>
            </w:r>
          </w:p>
        </w:tc>
      </w:tr>
    </w:tbl>
    <w:p w14:paraId="54F0ABD1" w14:textId="77777777" w:rsidR="00331764" w:rsidRDefault="00331764" w:rsidP="00923C94">
      <w:pPr>
        <w:ind w:firstLineChars="200" w:firstLine="420"/>
        <w:rPr>
          <w:color w:val="0070C0"/>
          <w:kern w:val="0"/>
          <w:szCs w:val="20"/>
        </w:rPr>
      </w:pPr>
    </w:p>
    <w:p w14:paraId="158551B3" w14:textId="77777777" w:rsidR="005E357D" w:rsidRDefault="005E357D" w:rsidP="00923C94">
      <w:pPr>
        <w:ind w:firstLineChars="200" w:firstLine="420"/>
        <w:rPr>
          <w:color w:val="0070C0"/>
          <w:kern w:val="0"/>
          <w:szCs w:val="20"/>
        </w:rPr>
      </w:pPr>
    </w:p>
    <w:p w14:paraId="49A4A4C4" w14:textId="77777777" w:rsidR="005E357D" w:rsidRDefault="005E357D" w:rsidP="00923C94">
      <w:pPr>
        <w:ind w:firstLineChars="200" w:firstLine="420"/>
        <w:rPr>
          <w:color w:val="0070C0"/>
          <w:kern w:val="0"/>
          <w:szCs w:val="20"/>
        </w:rPr>
      </w:pPr>
    </w:p>
    <w:p w14:paraId="7B675751" w14:textId="77777777" w:rsidR="005E357D" w:rsidRDefault="005E357D" w:rsidP="00923C94">
      <w:pPr>
        <w:ind w:firstLineChars="200" w:firstLine="420"/>
        <w:rPr>
          <w:color w:val="0070C0"/>
          <w:kern w:val="0"/>
          <w:szCs w:val="20"/>
        </w:rPr>
      </w:pPr>
    </w:p>
    <w:p w14:paraId="46753CA2" w14:textId="77777777" w:rsidR="005E357D" w:rsidRDefault="005E357D" w:rsidP="00923C94">
      <w:pPr>
        <w:ind w:firstLineChars="200" w:firstLine="420"/>
        <w:rPr>
          <w:color w:val="0070C0"/>
          <w:kern w:val="0"/>
          <w:szCs w:val="20"/>
        </w:rPr>
      </w:pPr>
    </w:p>
    <w:p w14:paraId="1CB67FBE" w14:textId="77777777" w:rsidR="005E357D" w:rsidRDefault="005E357D" w:rsidP="00923C94">
      <w:pPr>
        <w:ind w:firstLineChars="200" w:firstLine="420"/>
        <w:rPr>
          <w:color w:val="0070C0"/>
          <w:kern w:val="0"/>
          <w:szCs w:val="20"/>
        </w:rPr>
      </w:pPr>
    </w:p>
    <w:p w14:paraId="220DA09C" w14:textId="77777777" w:rsidR="005E357D" w:rsidRDefault="005E357D" w:rsidP="00923C94">
      <w:pPr>
        <w:ind w:firstLineChars="200" w:firstLine="420"/>
        <w:rPr>
          <w:color w:val="0070C0"/>
          <w:kern w:val="0"/>
          <w:szCs w:val="20"/>
        </w:rPr>
      </w:pPr>
    </w:p>
    <w:p w14:paraId="7DE44861" w14:textId="77777777" w:rsidR="005E357D" w:rsidRDefault="005E357D" w:rsidP="00923C94">
      <w:pPr>
        <w:ind w:firstLineChars="200" w:firstLine="420"/>
        <w:rPr>
          <w:color w:val="0070C0"/>
          <w:kern w:val="0"/>
          <w:szCs w:val="20"/>
        </w:rPr>
      </w:pPr>
    </w:p>
    <w:p w14:paraId="225D9EDF" w14:textId="77777777" w:rsidR="005E357D" w:rsidRDefault="005E357D" w:rsidP="00923C94">
      <w:pPr>
        <w:ind w:firstLineChars="200" w:firstLine="420"/>
        <w:rPr>
          <w:color w:val="0070C0"/>
          <w:kern w:val="0"/>
          <w:szCs w:val="20"/>
        </w:rPr>
      </w:pPr>
    </w:p>
    <w:p w14:paraId="507E09EF" w14:textId="77777777" w:rsidR="005E357D" w:rsidRDefault="005E357D" w:rsidP="00923C94">
      <w:pPr>
        <w:ind w:firstLineChars="200" w:firstLine="420"/>
        <w:rPr>
          <w:color w:val="0070C0"/>
          <w:kern w:val="0"/>
          <w:szCs w:val="20"/>
        </w:rPr>
      </w:pPr>
    </w:p>
    <w:p w14:paraId="2A4B6E36" w14:textId="77777777" w:rsidR="005E357D" w:rsidRDefault="005E357D" w:rsidP="00923C94">
      <w:pPr>
        <w:ind w:firstLineChars="200" w:firstLine="420"/>
        <w:rPr>
          <w:color w:val="0070C0"/>
          <w:kern w:val="0"/>
          <w:szCs w:val="20"/>
        </w:rPr>
      </w:pPr>
    </w:p>
    <w:p w14:paraId="7FB9812E" w14:textId="77777777" w:rsidR="005E357D" w:rsidRDefault="005E357D" w:rsidP="00923C94">
      <w:pPr>
        <w:ind w:firstLineChars="200" w:firstLine="420"/>
        <w:rPr>
          <w:color w:val="0070C0"/>
          <w:kern w:val="0"/>
          <w:szCs w:val="20"/>
        </w:rPr>
      </w:pPr>
    </w:p>
    <w:p w14:paraId="602DCAE0" w14:textId="77777777" w:rsidR="005E357D" w:rsidRDefault="005E357D" w:rsidP="00923C94">
      <w:pPr>
        <w:ind w:firstLineChars="200" w:firstLine="420"/>
        <w:rPr>
          <w:color w:val="0070C0"/>
          <w:kern w:val="0"/>
          <w:szCs w:val="20"/>
        </w:rPr>
      </w:pPr>
    </w:p>
    <w:p w14:paraId="69424D9F" w14:textId="77777777" w:rsidR="005E357D" w:rsidRDefault="005E357D" w:rsidP="00923C94">
      <w:pPr>
        <w:ind w:firstLineChars="200" w:firstLine="420"/>
        <w:rPr>
          <w:color w:val="0070C0"/>
          <w:kern w:val="0"/>
          <w:szCs w:val="20"/>
        </w:rPr>
      </w:pPr>
    </w:p>
    <w:p w14:paraId="7722B00D" w14:textId="77777777" w:rsidR="005E357D" w:rsidRDefault="005E357D" w:rsidP="00923C94">
      <w:pPr>
        <w:ind w:firstLineChars="200" w:firstLine="420"/>
        <w:rPr>
          <w:color w:val="0070C0"/>
          <w:kern w:val="0"/>
          <w:szCs w:val="20"/>
        </w:rPr>
      </w:pPr>
    </w:p>
    <w:p w14:paraId="1A88F45F" w14:textId="77777777" w:rsidR="005E357D" w:rsidRDefault="005E357D" w:rsidP="00923C94">
      <w:pPr>
        <w:ind w:firstLineChars="200" w:firstLine="420"/>
        <w:rPr>
          <w:color w:val="0070C0"/>
          <w:kern w:val="0"/>
          <w:szCs w:val="20"/>
        </w:rPr>
      </w:pPr>
    </w:p>
    <w:p w14:paraId="735D28D8" w14:textId="77777777" w:rsidR="005E357D" w:rsidRDefault="005E357D" w:rsidP="00923C94">
      <w:pPr>
        <w:ind w:firstLineChars="200" w:firstLine="420"/>
        <w:rPr>
          <w:color w:val="0070C0"/>
          <w:kern w:val="0"/>
          <w:szCs w:val="20"/>
        </w:rPr>
      </w:pPr>
    </w:p>
    <w:p w14:paraId="67061FE4" w14:textId="77777777" w:rsidR="005E357D" w:rsidRDefault="005E357D" w:rsidP="00923C94">
      <w:pPr>
        <w:ind w:firstLineChars="200" w:firstLine="420"/>
        <w:rPr>
          <w:color w:val="0070C0"/>
          <w:kern w:val="0"/>
          <w:szCs w:val="20"/>
        </w:rPr>
      </w:pPr>
    </w:p>
    <w:p w14:paraId="019DC49D" w14:textId="77777777" w:rsidR="005E357D" w:rsidRDefault="005E357D" w:rsidP="00923C94">
      <w:pPr>
        <w:ind w:firstLineChars="200" w:firstLine="420"/>
        <w:rPr>
          <w:color w:val="0070C0"/>
          <w:kern w:val="0"/>
          <w:szCs w:val="20"/>
        </w:rPr>
      </w:pPr>
    </w:p>
    <w:p w14:paraId="51E8AFBA" w14:textId="77777777" w:rsidR="005E357D" w:rsidRDefault="005E357D" w:rsidP="00923C94">
      <w:pPr>
        <w:ind w:firstLineChars="200" w:firstLine="420"/>
        <w:rPr>
          <w:color w:val="0070C0"/>
          <w:kern w:val="0"/>
          <w:szCs w:val="20"/>
        </w:rPr>
      </w:pPr>
    </w:p>
    <w:p w14:paraId="320C4E35" w14:textId="77777777" w:rsidR="005E357D" w:rsidRDefault="005E357D" w:rsidP="00923C94">
      <w:pPr>
        <w:ind w:firstLineChars="200" w:firstLine="420"/>
        <w:rPr>
          <w:color w:val="0070C0"/>
          <w:kern w:val="0"/>
          <w:szCs w:val="20"/>
        </w:rPr>
      </w:pPr>
    </w:p>
    <w:p w14:paraId="19FCB308" w14:textId="77777777" w:rsidR="005E357D" w:rsidRDefault="005E357D" w:rsidP="00923C94">
      <w:pPr>
        <w:ind w:firstLineChars="200" w:firstLine="420"/>
        <w:rPr>
          <w:color w:val="0070C0"/>
          <w:kern w:val="0"/>
          <w:szCs w:val="20"/>
        </w:rPr>
      </w:pPr>
    </w:p>
    <w:p w14:paraId="07A16ED3" w14:textId="77777777" w:rsidR="005E357D" w:rsidRDefault="005E357D" w:rsidP="00923C94">
      <w:pPr>
        <w:ind w:firstLineChars="200" w:firstLine="420"/>
        <w:rPr>
          <w:color w:val="0070C0"/>
          <w:kern w:val="0"/>
          <w:szCs w:val="20"/>
        </w:rPr>
      </w:pPr>
    </w:p>
    <w:p w14:paraId="4BB1B2A5" w14:textId="77777777" w:rsidR="005E357D" w:rsidRDefault="005E357D" w:rsidP="00923C94">
      <w:pPr>
        <w:ind w:firstLineChars="200" w:firstLine="420"/>
        <w:rPr>
          <w:color w:val="0070C0"/>
          <w:kern w:val="0"/>
          <w:szCs w:val="20"/>
        </w:rPr>
      </w:pPr>
    </w:p>
    <w:p w14:paraId="775B814B" w14:textId="77777777" w:rsidR="005E357D" w:rsidRDefault="005E357D" w:rsidP="00923C94">
      <w:pPr>
        <w:ind w:firstLineChars="200" w:firstLine="420"/>
        <w:rPr>
          <w:color w:val="0070C0"/>
          <w:kern w:val="0"/>
          <w:szCs w:val="20"/>
        </w:rPr>
      </w:pPr>
    </w:p>
    <w:p w14:paraId="0DB99A6D" w14:textId="77777777" w:rsidR="005E357D" w:rsidRDefault="005E357D" w:rsidP="00923C94">
      <w:pPr>
        <w:ind w:firstLineChars="200" w:firstLine="420"/>
        <w:rPr>
          <w:color w:val="0070C0"/>
          <w:kern w:val="0"/>
          <w:szCs w:val="20"/>
        </w:rPr>
      </w:pPr>
    </w:p>
    <w:p w14:paraId="7A51D78F" w14:textId="77777777" w:rsidR="005E357D" w:rsidRDefault="005E357D" w:rsidP="00923C94">
      <w:pPr>
        <w:ind w:firstLineChars="200" w:firstLine="420"/>
        <w:rPr>
          <w:color w:val="0070C0"/>
          <w:kern w:val="0"/>
          <w:szCs w:val="20"/>
        </w:rPr>
      </w:pPr>
    </w:p>
    <w:p w14:paraId="7061604C" w14:textId="77777777" w:rsidR="005E357D" w:rsidRDefault="005E357D" w:rsidP="00923C94">
      <w:pPr>
        <w:ind w:firstLineChars="200" w:firstLine="420"/>
        <w:rPr>
          <w:color w:val="0070C0"/>
          <w:kern w:val="0"/>
          <w:szCs w:val="20"/>
        </w:rPr>
      </w:pPr>
    </w:p>
    <w:p w14:paraId="4F201623" w14:textId="77777777" w:rsidR="005E357D" w:rsidRDefault="005E357D" w:rsidP="00923C94">
      <w:pPr>
        <w:ind w:firstLineChars="200" w:firstLine="420"/>
        <w:rPr>
          <w:color w:val="0070C0"/>
          <w:kern w:val="0"/>
          <w:szCs w:val="20"/>
        </w:rPr>
      </w:pPr>
    </w:p>
    <w:p w14:paraId="5CF01D85" w14:textId="77777777" w:rsidR="005E357D" w:rsidRDefault="005E357D" w:rsidP="00923C94">
      <w:pPr>
        <w:ind w:firstLineChars="200" w:firstLine="420"/>
        <w:rPr>
          <w:color w:val="0070C0"/>
          <w:kern w:val="0"/>
          <w:szCs w:val="20"/>
        </w:rPr>
      </w:pPr>
    </w:p>
    <w:p w14:paraId="381EF4BA" w14:textId="77777777" w:rsidR="005E357D" w:rsidRDefault="005E357D" w:rsidP="00923C94">
      <w:pPr>
        <w:ind w:firstLineChars="200" w:firstLine="420"/>
        <w:rPr>
          <w:color w:val="0070C0"/>
          <w:kern w:val="0"/>
          <w:szCs w:val="20"/>
        </w:rPr>
      </w:pPr>
    </w:p>
    <w:p w14:paraId="772937D9" w14:textId="77777777" w:rsidR="005E357D" w:rsidRDefault="005E357D" w:rsidP="00923C94">
      <w:pPr>
        <w:ind w:firstLineChars="200" w:firstLine="420"/>
        <w:rPr>
          <w:color w:val="0070C0"/>
          <w:kern w:val="0"/>
          <w:szCs w:val="20"/>
        </w:rPr>
      </w:pPr>
    </w:p>
    <w:p w14:paraId="405E4143" w14:textId="77777777" w:rsidR="005E357D" w:rsidRDefault="005E357D" w:rsidP="00923C94">
      <w:pPr>
        <w:ind w:firstLineChars="200" w:firstLine="420"/>
        <w:rPr>
          <w:color w:val="0070C0"/>
          <w:kern w:val="0"/>
          <w:szCs w:val="20"/>
        </w:rPr>
      </w:pPr>
    </w:p>
    <w:p w14:paraId="753261CA" w14:textId="77777777" w:rsidR="005E357D" w:rsidRDefault="005E357D" w:rsidP="00923C94">
      <w:pPr>
        <w:ind w:firstLineChars="200" w:firstLine="420"/>
        <w:rPr>
          <w:color w:val="0070C0"/>
          <w:kern w:val="0"/>
          <w:szCs w:val="20"/>
        </w:rPr>
      </w:pPr>
    </w:p>
    <w:p w14:paraId="7C63F94E" w14:textId="77777777" w:rsidR="005E357D" w:rsidRDefault="005E357D" w:rsidP="00923C94">
      <w:pPr>
        <w:ind w:firstLineChars="200" w:firstLine="420"/>
        <w:rPr>
          <w:color w:val="0070C0"/>
          <w:kern w:val="0"/>
          <w:szCs w:val="20"/>
        </w:rPr>
      </w:pPr>
    </w:p>
    <w:p w14:paraId="5A42B6D9" w14:textId="77777777" w:rsidR="005E357D" w:rsidRDefault="005E357D" w:rsidP="00923C94">
      <w:pPr>
        <w:ind w:firstLineChars="200" w:firstLine="420"/>
        <w:rPr>
          <w:color w:val="0070C0"/>
          <w:kern w:val="0"/>
          <w:szCs w:val="20"/>
        </w:rPr>
      </w:pPr>
    </w:p>
    <w:p w14:paraId="1E54CFAB" w14:textId="77777777" w:rsidR="005E357D" w:rsidRDefault="005E357D" w:rsidP="00923C94">
      <w:pPr>
        <w:ind w:firstLineChars="200" w:firstLine="420"/>
        <w:rPr>
          <w:color w:val="0070C0"/>
          <w:kern w:val="0"/>
          <w:szCs w:val="20"/>
        </w:rPr>
      </w:pPr>
    </w:p>
    <w:p w14:paraId="09F328EB" w14:textId="77777777" w:rsidR="005E357D" w:rsidRDefault="005E357D" w:rsidP="00923C94">
      <w:pPr>
        <w:ind w:firstLineChars="200" w:firstLine="420"/>
        <w:rPr>
          <w:color w:val="0070C0"/>
          <w:kern w:val="0"/>
          <w:szCs w:val="20"/>
        </w:rPr>
      </w:pPr>
    </w:p>
    <w:p w14:paraId="43A16D91" w14:textId="77777777" w:rsidR="005E357D" w:rsidRDefault="005E357D" w:rsidP="00923C94">
      <w:pPr>
        <w:ind w:firstLineChars="200" w:firstLine="420"/>
        <w:rPr>
          <w:color w:val="0070C0"/>
          <w:kern w:val="0"/>
          <w:szCs w:val="20"/>
        </w:rPr>
      </w:pPr>
    </w:p>
    <w:p w14:paraId="31F15D5C" w14:textId="77777777" w:rsidR="005E357D" w:rsidRDefault="005E357D" w:rsidP="00923C94">
      <w:pPr>
        <w:ind w:firstLineChars="200" w:firstLine="420"/>
        <w:rPr>
          <w:color w:val="0070C0"/>
          <w:kern w:val="0"/>
          <w:szCs w:val="20"/>
        </w:rPr>
      </w:pPr>
    </w:p>
    <w:p w14:paraId="32943E5A" w14:textId="77777777" w:rsidR="005E357D" w:rsidRDefault="005E357D" w:rsidP="00923C94">
      <w:pPr>
        <w:ind w:firstLineChars="200" w:firstLine="420"/>
        <w:rPr>
          <w:color w:val="0070C0"/>
          <w:kern w:val="0"/>
          <w:szCs w:val="20"/>
        </w:rPr>
      </w:pPr>
    </w:p>
    <w:p w14:paraId="425456F9" w14:textId="77777777" w:rsidR="005E357D" w:rsidRDefault="005E357D" w:rsidP="00923C94">
      <w:pPr>
        <w:ind w:firstLineChars="200" w:firstLine="420"/>
        <w:rPr>
          <w:color w:val="0070C0"/>
          <w:kern w:val="0"/>
          <w:szCs w:val="20"/>
        </w:rPr>
      </w:pPr>
    </w:p>
    <w:p w14:paraId="7106747C" w14:textId="77777777" w:rsidR="005E357D" w:rsidRDefault="005E357D" w:rsidP="00923C94">
      <w:pPr>
        <w:ind w:firstLineChars="200" w:firstLine="420"/>
        <w:rPr>
          <w:color w:val="0070C0"/>
          <w:kern w:val="0"/>
          <w:szCs w:val="20"/>
        </w:rPr>
      </w:pPr>
    </w:p>
    <w:p w14:paraId="3190F2F3" w14:textId="77777777" w:rsidR="005E357D" w:rsidRPr="00331764" w:rsidRDefault="005E357D" w:rsidP="00923C94">
      <w:pPr>
        <w:ind w:firstLineChars="200" w:firstLine="420"/>
        <w:rPr>
          <w:color w:val="0070C0"/>
          <w:kern w:val="0"/>
          <w:szCs w:val="20"/>
        </w:rPr>
      </w:pPr>
    </w:p>
    <w:p w14:paraId="2FFC472B" w14:textId="77777777" w:rsidR="00923C94" w:rsidRPr="00224FF7" w:rsidRDefault="00923C94" w:rsidP="00923C94">
      <w:pPr>
        <w:ind w:left="525" w:firstLineChars="50" w:firstLine="120"/>
        <w:rPr>
          <w:rFonts w:ascii="Arial" w:hAnsi="Arial" w:cs="Arial"/>
          <w:vanish/>
          <w:kern w:val="0"/>
          <w:sz w:val="24"/>
        </w:rPr>
      </w:pPr>
    </w:p>
    <w:p w14:paraId="7C431914" w14:textId="77777777" w:rsidR="00923C94" w:rsidRPr="00891A42" w:rsidRDefault="00923C94" w:rsidP="00923C94">
      <w:pPr>
        <w:pStyle w:val="ListParagraph"/>
        <w:tabs>
          <w:tab w:val="num" w:pos="425"/>
        </w:tabs>
        <w:autoSpaceDE w:val="0"/>
        <w:autoSpaceDN w:val="0"/>
        <w:adjustRightInd w:val="0"/>
        <w:spacing w:before="120" w:line="360" w:lineRule="auto"/>
        <w:ind w:left="425" w:firstLineChars="0" w:hanging="425"/>
        <w:outlineLvl w:val="1"/>
        <w:rPr>
          <w:rFonts w:ascii="Arial" w:hAnsi="Arial" w:cs="Arial"/>
          <w:b/>
          <w:bCs/>
          <w:vanish/>
          <w:kern w:val="0"/>
          <w:sz w:val="24"/>
        </w:rPr>
      </w:pPr>
    </w:p>
    <w:p w14:paraId="35261A03" w14:textId="3A2782AA" w:rsidR="00923C94" w:rsidRPr="003213AD" w:rsidRDefault="00923C94" w:rsidP="00923C94">
      <w:pPr>
        <w:pStyle w:val="Heading1"/>
        <w:keepNext w:val="0"/>
        <w:keepLines w:val="0"/>
        <w:tabs>
          <w:tab w:val="num" w:pos="425"/>
        </w:tabs>
        <w:autoSpaceDE w:val="0"/>
        <w:autoSpaceDN w:val="0"/>
        <w:adjustRightInd w:val="0"/>
        <w:spacing w:beforeLines="0" w:afterLines="0" w:line="240" w:lineRule="auto"/>
        <w:jc w:val="left"/>
      </w:pPr>
      <w:bookmarkStart w:id="39" w:name="_Toc209380745"/>
      <w:r>
        <w:rPr>
          <w:rFonts w:hint="eastAsia"/>
        </w:rPr>
        <w:t>软件</w:t>
      </w:r>
      <w:r w:rsidR="00171C03">
        <w:rPr>
          <w:rFonts w:hint="eastAsia"/>
        </w:rPr>
        <w:t>工程依赖及</w:t>
      </w:r>
      <w:r w:rsidR="00E02575">
        <w:rPr>
          <w:rFonts w:hint="eastAsia"/>
        </w:rPr>
        <w:t>基本功能</w:t>
      </w:r>
      <w:bookmarkEnd w:id="39"/>
    </w:p>
    <w:p w14:paraId="689978D4" w14:textId="1A2F7EE7" w:rsidR="001907A6" w:rsidRDefault="00CC7369" w:rsidP="008A62D4">
      <w:pPr>
        <w:ind w:firstLine="210"/>
      </w:pPr>
      <w:r w:rsidRPr="008A62D4">
        <w:rPr>
          <w:rFonts w:hint="eastAsia"/>
        </w:rPr>
        <w:t>本项目</w:t>
      </w:r>
      <w:r w:rsidR="00ED5B16" w:rsidRPr="008A62D4">
        <w:rPr>
          <w:rFonts w:hint="eastAsia"/>
        </w:rPr>
        <w:t>作为</w:t>
      </w:r>
      <w:r w:rsidR="00ED5B16" w:rsidRPr="008A62D4">
        <w:rPr>
          <w:rFonts w:hint="eastAsia"/>
        </w:rPr>
        <w:t>PCU</w:t>
      </w:r>
      <w:r w:rsidR="00ED5B16" w:rsidRPr="008A62D4">
        <w:rPr>
          <w:rFonts w:hint="eastAsia"/>
        </w:rPr>
        <w:t>应用软件引用的静态库，</w:t>
      </w:r>
      <w:r w:rsidR="00171C03" w:rsidRPr="008A62D4">
        <w:rPr>
          <w:rFonts w:hint="eastAsia"/>
        </w:rPr>
        <w:t>负责接收并解析</w:t>
      </w:r>
      <w:r w:rsidR="00171C03" w:rsidRPr="008A62D4">
        <w:rPr>
          <w:rFonts w:hint="eastAsia"/>
        </w:rPr>
        <w:t>CCU</w:t>
      </w:r>
      <w:r w:rsidR="00171C03" w:rsidRPr="008A62D4">
        <w:rPr>
          <w:rFonts w:hint="eastAsia"/>
        </w:rPr>
        <w:t>侧发送的功率需求并合理分配功率资源，向</w:t>
      </w:r>
      <w:r w:rsidR="00171C03" w:rsidRPr="008A62D4">
        <w:rPr>
          <w:rFonts w:hint="eastAsia"/>
        </w:rPr>
        <w:t>PCU</w:t>
      </w:r>
      <w:r w:rsidR="00171C03" w:rsidRPr="008A62D4">
        <w:rPr>
          <w:rFonts w:hint="eastAsia"/>
        </w:rPr>
        <w:t>颁发功率设置命令。</w:t>
      </w:r>
      <w:r w:rsidR="001907A6" w:rsidRPr="008A62D4">
        <w:rPr>
          <w:rFonts w:hint="eastAsia"/>
        </w:rPr>
        <w:t>PCU</w:t>
      </w:r>
      <w:r w:rsidR="001907A6" w:rsidRPr="008A62D4">
        <w:rPr>
          <w:rFonts w:hint="eastAsia"/>
        </w:rPr>
        <w:t>应用软件</w:t>
      </w:r>
      <w:r w:rsidR="00B5530E" w:rsidRPr="008A62D4">
        <w:rPr>
          <w:rFonts w:hint="eastAsia"/>
        </w:rPr>
        <w:t>工程中</w:t>
      </w:r>
      <w:r w:rsidR="001907A6" w:rsidRPr="008A62D4">
        <w:rPr>
          <w:rFonts w:hint="eastAsia"/>
        </w:rPr>
        <w:t>包含该静态库，运行于</w:t>
      </w:r>
      <w:r w:rsidR="001907A6" w:rsidRPr="008A62D4">
        <w:rPr>
          <w:rFonts w:hint="eastAsia"/>
        </w:rPr>
        <w:t>IMAP</w:t>
      </w:r>
      <w:r w:rsidR="001907A6" w:rsidRPr="008A62D4">
        <w:rPr>
          <w:rFonts w:hint="eastAsia"/>
        </w:rPr>
        <w:t>平台之上。</w:t>
      </w:r>
      <w:r w:rsidR="00C1503C" w:rsidRPr="008A62D4">
        <w:rPr>
          <w:rFonts w:hint="eastAsia"/>
        </w:rPr>
        <w:t>本项目软件工程在本文档中简称为功率分配静态库。</w:t>
      </w:r>
    </w:p>
    <w:p w14:paraId="2884BDF7" w14:textId="77777777" w:rsidR="008A62D4" w:rsidRDefault="008A62D4" w:rsidP="008A62D4">
      <w:pPr>
        <w:ind w:firstLine="210"/>
      </w:pPr>
    </w:p>
    <w:p w14:paraId="429F00DB" w14:textId="5D6AEAED" w:rsidR="008A62D4" w:rsidRPr="008A62D4" w:rsidRDefault="008A62D4" w:rsidP="008A62D4">
      <w:pPr>
        <w:ind w:firstLine="210"/>
      </w:pPr>
    </w:p>
    <w:p w14:paraId="62125F69" w14:textId="69C36B53" w:rsidR="00BF55C5" w:rsidRPr="008A62D4" w:rsidRDefault="008A62D4" w:rsidP="008A62D4">
      <w:pPr>
        <w:jc w:val="left"/>
        <w:rPr>
          <w:kern w:val="0"/>
          <w:sz w:val="18"/>
          <w:szCs w:val="18"/>
        </w:rPr>
      </w:pPr>
      <w:r>
        <w:rPr>
          <w:noProof/>
        </w:rPr>
        <w:drawing>
          <wp:anchor distT="0" distB="0" distL="114300" distR="114300" simplePos="0" relativeHeight="251703296" behindDoc="0" locked="0" layoutInCell="1" allowOverlap="1" wp14:anchorId="04796DEB" wp14:editId="51A38F42">
            <wp:simplePos x="0" y="0"/>
            <wp:positionH relativeFrom="margin">
              <wp:posOffset>1537880</wp:posOffset>
            </wp:positionH>
            <wp:positionV relativeFrom="paragraph">
              <wp:posOffset>16830</wp:posOffset>
            </wp:positionV>
            <wp:extent cx="3033918" cy="2663825"/>
            <wp:effectExtent l="0" t="0" r="0" b="3175"/>
            <wp:wrapSquare wrapText="bothSides"/>
            <wp:docPr id="13991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7420" name=""/>
                    <pic:cNvPicPr/>
                  </pic:nvPicPr>
                  <pic:blipFill>
                    <a:blip r:embed="rId8">
                      <a:extLst>
                        <a:ext uri="{28A0092B-C50C-407E-A947-70E740481C1C}">
                          <a14:useLocalDpi xmlns:a14="http://schemas.microsoft.com/office/drawing/2010/main" val="0"/>
                        </a:ext>
                      </a:extLst>
                    </a:blip>
                    <a:stretch>
                      <a:fillRect/>
                    </a:stretch>
                  </pic:blipFill>
                  <pic:spPr>
                    <a:xfrm>
                      <a:off x="0" y="0"/>
                      <a:ext cx="3033918" cy="2663825"/>
                    </a:xfrm>
                    <a:prstGeom prst="rect">
                      <a:avLst/>
                    </a:prstGeom>
                  </pic:spPr>
                </pic:pic>
              </a:graphicData>
            </a:graphic>
          </wp:anchor>
        </w:drawing>
      </w:r>
      <w:r w:rsidRPr="008A62D4">
        <w:rPr>
          <w:kern w:val="0"/>
          <w:sz w:val="18"/>
          <w:szCs w:val="18"/>
        </w:rPr>
        <w:br w:type="textWrapping" w:clear="all"/>
      </w:r>
    </w:p>
    <w:p w14:paraId="19FB229C" w14:textId="3A5512B5" w:rsidR="006B1BB1" w:rsidRDefault="00BF55C5" w:rsidP="006B1BB1">
      <w:pPr>
        <w:jc w:val="center"/>
        <w:rPr>
          <w:kern w:val="0"/>
          <w:sz w:val="18"/>
          <w:szCs w:val="18"/>
        </w:rPr>
      </w:pPr>
      <w:r>
        <w:rPr>
          <w:rFonts w:hint="eastAsia"/>
          <w:kern w:val="0"/>
          <w:sz w:val="18"/>
          <w:szCs w:val="18"/>
        </w:rPr>
        <w:t xml:space="preserve">       </w:t>
      </w:r>
      <w:r w:rsidR="006B1BB1">
        <w:rPr>
          <w:noProof/>
        </w:rPr>
        <w:drawing>
          <wp:inline distT="0" distB="0" distL="0" distR="0" wp14:anchorId="7C2F015A" wp14:editId="3253C598">
            <wp:extent cx="3752698" cy="2015338"/>
            <wp:effectExtent l="0" t="0" r="635" b="4445"/>
            <wp:docPr id="12716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0958" cy="2025144"/>
                    </a:xfrm>
                    <a:prstGeom prst="rect">
                      <a:avLst/>
                    </a:prstGeom>
                    <a:noFill/>
                    <a:ln>
                      <a:noFill/>
                    </a:ln>
                  </pic:spPr>
                </pic:pic>
              </a:graphicData>
            </a:graphic>
          </wp:inline>
        </w:drawing>
      </w:r>
    </w:p>
    <w:p w14:paraId="73E6A2E4" w14:textId="77777777" w:rsidR="006B1BB1" w:rsidRDefault="006B1BB1" w:rsidP="006B1BB1">
      <w:pPr>
        <w:jc w:val="center"/>
        <w:rPr>
          <w:kern w:val="0"/>
          <w:sz w:val="18"/>
          <w:szCs w:val="18"/>
        </w:rPr>
      </w:pPr>
    </w:p>
    <w:p w14:paraId="5D361B8C" w14:textId="72F1ED04" w:rsidR="00E02575" w:rsidRPr="008A62D4" w:rsidRDefault="00C1503C" w:rsidP="006B1BB1">
      <w:pPr>
        <w:pStyle w:val="ListParagraph"/>
        <w:numPr>
          <w:ilvl w:val="0"/>
          <w:numId w:val="15"/>
        </w:numPr>
        <w:ind w:firstLineChars="0"/>
      </w:pPr>
      <w:r w:rsidRPr="008A62D4">
        <w:rPr>
          <w:rFonts w:hint="eastAsia"/>
        </w:rPr>
        <w:t>功率分配静态库的</w:t>
      </w:r>
      <w:r w:rsidR="00E02575" w:rsidRPr="008A62D4">
        <w:rPr>
          <w:rFonts w:hint="eastAsia"/>
        </w:rPr>
        <w:t>程序运行</w:t>
      </w:r>
      <w:r w:rsidRPr="008A62D4">
        <w:rPr>
          <w:rFonts w:hint="eastAsia"/>
        </w:rPr>
        <w:t>逻辑</w:t>
      </w:r>
      <w:r w:rsidR="00E02575" w:rsidRPr="008A62D4">
        <w:rPr>
          <w:rFonts w:hint="eastAsia"/>
        </w:rPr>
        <w:t>类似某种介于</w:t>
      </w:r>
      <w:r w:rsidR="00E02575" w:rsidRPr="008A62D4">
        <w:rPr>
          <w:rFonts w:hint="eastAsia"/>
        </w:rPr>
        <w:t>CCU</w:t>
      </w:r>
      <w:r w:rsidR="00E02575" w:rsidRPr="008A62D4">
        <w:rPr>
          <w:rFonts w:hint="eastAsia"/>
        </w:rPr>
        <w:t>和</w:t>
      </w:r>
      <w:r w:rsidR="00E02575" w:rsidRPr="008A62D4">
        <w:rPr>
          <w:rFonts w:hint="eastAsia"/>
        </w:rPr>
        <w:t>PCU</w:t>
      </w:r>
      <w:r w:rsidR="00E02575" w:rsidRPr="008A62D4">
        <w:rPr>
          <w:rFonts w:hint="eastAsia"/>
        </w:rPr>
        <w:t>之间的中间件，</w:t>
      </w:r>
      <w:r w:rsidR="006B1BB1" w:rsidRPr="008A62D4">
        <w:rPr>
          <w:rFonts w:hint="eastAsia"/>
        </w:rPr>
        <w:t>作为充电桩主程序与功率执行单元之间的桥梁，通过分配算法和实时功率监测，实现对功率柜有限功率资源的最优化分配，确保系统在高负载情况下仍能保持高效、稳定运行，并最大化充电模块的整体利用效率。</w:t>
      </w:r>
    </w:p>
    <w:p w14:paraId="6C61DA55" w14:textId="0101E160" w:rsidR="001907A6" w:rsidRDefault="001907A6" w:rsidP="00CC7369">
      <w:pPr>
        <w:rPr>
          <w:kern w:val="0"/>
          <w:sz w:val="18"/>
          <w:szCs w:val="18"/>
        </w:rPr>
      </w:pPr>
      <w:r w:rsidRPr="002D1217">
        <w:rPr>
          <w:rFonts w:ascii="微软雅黑" w:eastAsia="微软雅黑" w:hAnsi="微软雅黑"/>
          <w:bCs/>
          <w:noProof/>
          <w:color w:val="000000" w:themeColor="text1"/>
          <w:sz w:val="24"/>
        </w:rPr>
        <w:lastRenderedPageBreak/>
        <w:drawing>
          <wp:inline distT="0" distB="0" distL="0" distR="0" wp14:anchorId="402FC1F8" wp14:editId="1F20492F">
            <wp:extent cx="6123241" cy="2538375"/>
            <wp:effectExtent l="0" t="0" r="0" b="0"/>
            <wp:docPr id="43875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3416" name=""/>
                    <pic:cNvPicPr/>
                  </pic:nvPicPr>
                  <pic:blipFill>
                    <a:blip r:embed="rId10"/>
                    <a:stretch>
                      <a:fillRect/>
                    </a:stretch>
                  </pic:blipFill>
                  <pic:spPr>
                    <a:xfrm>
                      <a:off x="0" y="0"/>
                      <a:ext cx="6206485" cy="2572884"/>
                    </a:xfrm>
                    <a:prstGeom prst="rect">
                      <a:avLst/>
                    </a:prstGeom>
                  </pic:spPr>
                </pic:pic>
              </a:graphicData>
            </a:graphic>
          </wp:inline>
        </w:drawing>
      </w:r>
    </w:p>
    <w:p w14:paraId="658F59CD" w14:textId="0BFDEF6A" w:rsidR="006B1BB1" w:rsidRDefault="006B1BB1" w:rsidP="006B1BB1">
      <w:pPr>
        <w:ind w:firstLineChars="200" w:firstLine="420"/>
        <w:jc w:val="center"/>
      </w:pPr>
      <w:r>
        <w:rPr>
          <w:rFonts w:hint="eastAsia"/>
        </w:rPr>
        <w:t>图</w:t>
      </w:r>
      <w:r>
        <w:rPr>
          <w:rFonts w:hint="eastAsia"/>
        </w:rPr>
        <w:t>2</w:t>
      </w:r>
      <w:r>
        <w:t xml:space="preserve"> </w:t>
      </w:r>
      <w:r>
        <w:rPr>
          <w:rFonts w:hint="eastAsia"/>
        </w:rPr>
        <w:t>软件运行序列图</w:t>
      </w:r>
    </w:p>
    <w:p w14:paraId="3CDC2BF6" w14:textId="77777777" w:rsidR="006B1BB1" w:rsidRPr="00CC7369" w:rsidRDefault="006B1BB1" w:rsidP="00CC7369">
      <w:pPr>
        <w:rPr>
          <w:kern w:val="0"/>
          <w:sz w:val="18"/>
          <w:szCs w:val="18"/>
        </w:rPr>
      </w:pPr>
    </w:p>
    <w:p w14:paraId="5E65368B" w14:textId="77777777" w:rsidR="00923C94" w:rsidRPr="003365AD" w:rsidRDefault="00923C94" w:rsidP="003365AD">
      <w:pPr>
        <w:pStyle w:val="Heading1"/>
        <w:keepNext w:val="0"/>
        <w:keepLines w:val="0"/>
        <w:tabs>
          <w:tab w:val="num" w:pos="425"/>
        </w:tabs>
        <w:autoSpaceDE w:val="0"/>
        <w:autoSpaceDN w:val="0"/>
        <w:adjustRightInd w:val="0"/>
        <w:spacing w:beforeLines="0" w:afterLines="0" w:line="240" w:lineRule="auto"/>
        <w:jc w:val="left"/>
      </w:pPr>
      <w:bookmarkStart w:id="40" w:name="_Toc163555956"/>
      <w:bookmarkStart w:id="41" w:name="_Toc209380746"/>
      <w:r>
        <w:rPr>
          <w:rFonts w:hint="eastAsia"/>
        </w:rPr>
        <w:t>软件架构</w:t>
      </w:r>
      <w:bookmarkEnd w:id="40"/>
      <w:r>
        <w:rPr>
          <w:rFonts w:hint="eastAsia"/>
        </w:rPr>
        <w:t>设计</w:t>
      </w:r>
      <w:bookmarkEnd w:id="41"/>
    </w:p>
    <w:p w14:paraId="6BEA61C3" w14:textId="77777777" w:rsidR="00923C94" w:rsidRDefault="00923C94" w:rsidP="00A21E5E">
      <w:pPr>
        <w:pStyle w:val="Heading2"/>
      </w:pPr>
      <w:bookmarkStart w:id="42" w:name="_Toc209380747"/>
      <w:r w:rsidRPr="00E24934">
        <w:rPr>
          <w:rFonts w:hint="eastAsia"/>
        </w:rPr>
        <w:t>3.1</w:t>
      </w:r>
      <w:r w:rsidRPr="000E6576">
        <w:rPr>
          <w:rFonts w:hint="eastAsia"/>
        </w:rPr>
        <w:t>软件体系结构描述</w:t>
      </w:r>
      <w:bookmarkEnd w:id="42"/>
    </w:p>
    <w:p w14:paraId="02D39C12" w14:textId="1D933A2B" w:rsidR="00024302" w:rsidRPr="00024302" w:rsidRDefault="00024302" w:rsidP="00024302">
      <w:pPr>
        <w:pStyle w:val="Heading3"/>
        <w:ind w:right="210"/>
      </w:pPr>
      <w:bookmarkStart w:id="43" w:name="_Toc209380748"/>
      <w:r>
        <w:rPr>
          <w:rFonts w:hint="eastAsia"/>
        </w:rPr>
        <w:t>3</w:t>
      </w:r>
      <w:r w:rsidRPr="0034799D">
        <w:t>.1</w:t>
      </w:r>
      <w:r>
        <w:rPr>
          <w:rFonts w:hint="eastAsia"/>
        </w:rPr>
        <w:t>.1</w:t>
      </w:r>
      <w:r w:rsidRPr="0034799D">
        <w:t xml:space="preserve"> </w:t>
      </w:r>
      <w:r>
        <w:rPr>
          <w:rFonts w:hint="eastAsia"/>
        </w:rPr>
        <w:t>功能模块描述</w:t>
      </w:r>
      <w:bookmarkEnd w:id="43"/>
    </w:p>
    <w:p w14:paraId="19B56BEE" w14:textId="7481194F" w:rsidR="0065731E" w:rsidRDefault="00301837" w:rsidP="008A2681">
      <w:pPr>
        <w:ind w:firstLineChars="200" w:firstLine="420"/>
        <w:jc w:val="center"/>
      </w:pPr>
      <w:r>
        <w:rPr>
          <w:noProof/>
        </w:rPr>
        <w:drawing>
          <wp:inline distT="0" distB="0" distL="0" distR="0" wp14:anchorId="075D90BB" wp14:editId="41FE4404">
            <wp:extent cx="5829300" cy="2083435"/>
            <wp:effectExtent l="0" t="0" r="0" b="0"/>
            <wp:docPr id="660444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2083435"/>
                    </a:xfrm>
                    <a:prstGeom prst="rect">
                      <a:avLst/>
                    </a:prstGeom>
                    <a:noFill/>
                    <a:ln>
                      <a:noFill/>
                    </a:ln>
                  </pic:spPr>
                </pic:pic>
              </a:graphicData>
            </a:graphic>
          </wp:inline>
        </w:drawing>
      </w:r>
    </w:p>
    <w:p w14:paraId="5FFA4720" w14:textId="369531AD" w:rsidR="00800280" w:rsidRDefault="00800280" w:rsidP="008A2681">
      <w:pPr>
        <w:ind w:firstLineChars="200" w:firstLine="420"/>
        <w:jc w:val="center"/>
      </w:pPr>
      <w:r>
        <w:rPr>
          <w:rFonts w:hint="eastAsia"/>
        </w:rPr>
        <w:t>图</w:t>
      </w:r>
      <w:r w:rsidR="00571727">
        <w:rPr>
          <w:rFonts w:hint="eastAsia"/>
        </w:rPr>
        <w:t>3</w:t>
      </w:r>
      <w:r>
        <w:t xml:space="preserve"> </w:t>
      </w:r>
      <w:r>
        <w:rPr>
          <w:rFonts w:hint="eastAsia"/>
        </w:rPr>
        <w:t>软件体系结构</w:t>
      </w:r>
    </w:p>
    <w:p w14:paraId="6FC2CF09" w14:textId="28D08983" w:rsidR="00F761FB" w:rsidRDefault="0045311A" w:rsidP="0045311A">
      <w:pPr>
        <w:ind w:firstLineChars="200" w:firstLine="420"/>
        <w:jc w:val="center"/>
      </w:pPr>
      <w:r>
        <w:rPr>
          <w:noProof/>
        </w:rPr>
        <w:drawing>
          <wp:inline distT="0" distB="0" distL="0" distR="0" wp14:anchorId="21FAF1F4" wp14:editId="0E5332CD">
            <wp:extent cx="4105275" cy="2009775"/>
            <wp:effectExtent l="0" t="0" r="9525" b="9525"/>
            <wp:docPr id="1675629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009775"/>
                    </a:xfrm>
                    <a:prstGeom prst="rect">
                      <a:avLst/>
                    </a:prstGeom>
                    <a:noFill/>
                    <a:ln>
                      <a:noFill/>
                    </a:ln>
                  </pic:spPr>
                </pic:pic>
              </a:graphicData>
            </a:graphic>
          </wp:inline>
        </w:drawing>
      </w:r>
    </w:p>
    <w:p w14:paraId="6E80C93C" w14:textId="77777777" w:rsidR="00BF55C5" w:rsidRDefault="00BF55C5" w:rsidP="0045311A">
      <w:pPr>
        <w:ind w:firstLineChars="200" w:firstLine="420"/>
        <w:jc w:val="center"/>
      </w:pPr>
    </w:p>
    <w:p w14:paraId="0485E5A6" w14:textId="77777777" w:rsidR="00BF55C5" w:rsidRPr="00FD75A1" w:rsidRDefault="00BF55C5" w:rsidP="0045311A">
      <w:pPr>
        <w:ind w:firstLineChars="200" w:firstLine="420"/>
        <w:jc w:val="center"/>
      </w:pPr>
    </w:p>
    <w:tbl>
      <w:tblPr>
        <w:tblStyle w:val="TableGrid"/>
        <w:tblW w:w="0" w:type="auto"/>
        <w:tblLook w:val="04A0" w:firstRow="1" w:lastRow="0" w:firstColumn="1" w:lastColumn="0" w:noHBand="0" w:noVBand="1"/>
      </w:tblPr>
      <w:tblGrid>
        <w:gridCol w:w="704"/>
        <w:gridCol w:w="1843"/>
        <w:gridCol w:w="4330"/>
        <w:gridCol w:w="2293"/>
      </w:tblGrid>
      <w:tr w:rsidR="00230E6C" w14:paraId="2691841F" w14:textId="77777777" w:rsidTr="00A9670A">
        <w:tc>
          <w:tcPr>
            <w:tcW w:w="2547" w:type="dxa"/>
            <w:gridSpan w:val="2"/>
          </w:tcPr>
          <w:p w14:paraId="3ECA9148" w14:textId="5EDF456B" w:rsidR="00230E6C" w:rsidRDefault="00230E6C" w:rsidP="00230E6C">
            <w:pPr>
              <w:jc w:val="center"/>
            </w:pPr>
            <w:r>
              <w:rPr>
                <w:rFonts w:hint="eastAsia"/>
              </w:rPr>
              <w:lastRenderedPageBreak/>
              <w:t>拓扑生成</w:t>
            </w:r>
          </w:p>
        </w:tc>
        <w:tc>
          <w:tcPr>
            <w:tcW w:w="4330" w:type="dxa"/>
          </w:tcPr>
          <w:p w14:paraId="7C345EC7" w14:textId="518ECEE2" w:rsidR="00230E6C" w:rsidRPr="00A85DF6" w:rsidRDefault="00A85DF6" w:rsidP="00E771CB">
            <w:pPr>
              <w:jc w:val="left"/>
              <w:rPr>
                <w:sz w:val="11"/>
                <w:szCs w:val="11"/>
              </w:rPr>
            </w:pPr>
            <w:r w:rsidRPr="00A85DF6">
              <w:rPr>
                <w:sz w:val="11"/>
                <w:szCs w:val="11"/>
              </w:rPr>
              <w:t>抽象物理</w:t>
            </w:r>
            <w:r>
              <w:rPr>
                <w:rFonts w:hint="eastAsia"/>
                <w:sz w:val="11"/>
                <w:szCs w:val="11"/>
              </w:rPr>
              <w:t>电气</w:t>
            </w:r>
            <w:r w:rsidRPr="00A85DF6">
              <w:rPr>
                <w:sz w:val="11"/>
                <w:szCs w:val="11"/>
              </w:rPr>
              <w:t>连接关系</w:t>
            </w:r>
            <w:r>
              <w:rPr>
                <w:rFonts w:hint="eastAsia"/>
                <w:sz w:val="11"/>
                <w:szCs w:val="11"/>
              </w:rPr>
              <w:t>，在软件层面构建①功率节点②接触器③充电枪</w:t>
            </w:r>
            <w:r>
              <w:rPr>
                <w:rFonts w:hint="eastAsia"/>
                <w:sz w:val="11"/>
                <w:szCs w:val="11"/>
              </w:rPr>
              <w:t xml:space="preserve"> </w:t>
            </w:r>
            <w:r>
              <w:rPr>
                <w:rFonts w:hint="eastAsia"/>
                <w:sz w:val="11"/>
                <w:szCs w:val="11"/>
              </w:rPr>
              <w:t>三个信息集合</w:t>
            </w:r>
          </w:p>
        </w:tc>
        <w:tc>
          <w:tcPr>
            <w:tcW w:w="2293" w:type="dxa"/>
            <w:vMerge w:val="restart"/>
          </w:tcPr>
          <w:p w14:paraId="24ADF9FA" w14:textId="17F4DF40" w:rsidR="00A9670A" w:rsidRPr="00A9670A" w:rsidRDefault="00A9670A" w:rsidP="00A9670A">
            <w:pPr>
              <w:jc w:val="left"/>
              <w:rPr>
                <w:rFonts w:ascii="宋体" w:hAnsi="宋体" w:cs="宋体"/>
                <w:sz w:val="11"/>
                <w:szCs w:val="11"/>
              </w:rPr>
            </w:pPr>
            <w:r w:rsidRPr="00A9670A">
              <w:rPr>
                <w:rFonts w:ascii="宋体" w:hAnsi="宋体" w:cs="宋体" w:hint="eastAsia"/>
                <w:b/>
                <w:bCs/>
                <w:sz w:val="11"/>
                <w:szCs w:val="11"/>
              </w:rPr>
              <w:t>数据对象</w:t>
            </w:r>
            <w:r>
              <w:rPr>
                <w:rFonts w:ascii="宋体" w:hAnsi="宋体" w:cs="宋体" w:hint="eastAsia"/>
                <w:sz w:val="11"/>
                <w:szCs w:val="11"/>
              </w:rPr>
              <w:t>：</w:t>
            </w:r>
          </w:p>
          <w:p w14:paraId="25148A0B" w14:textId="77777777" w:rsidR="00A9670A" w:rsidRPr="00A9670A" w:rsidRDefault="00A9670A" w:rsidP="00A9670A">
            <w:pPr>
              <w:pStyle w:val="ListParagraph"/>
              <w:numPr>
                <w:ilvl w:val="0"/>
                <w:numId w:val="22"/>
              </w:numPr>
              <w:ind w:firstLineChars="0"/>
              <w:jc w:val="left"/>
              <w:rPr>
                <w:rFonts w:ascii="宋体" w:hAnsi="宋体" w:cs="宋体"/>
                <w:sz w:val="11"/>
                <w:szCs w:val="11"/>
              </w:rPr>
            </w:pPr>
            <w:r w:rsidRPr="00A9670A">
              <w:rPr>
                <w:rFonts w:ascii="宋体" w:hAnsi="宋体" w:cs="宋体" w:hint="eastAsia"/>
                <w:sz w:val="11"/>
                <w:szCs w:val="11"/>
              </w:rPr>
              <w:t>由所有充电枪头信息</w:t>
            </w:r>
          </w:p>
          <w:p w14:paraId="50C3BDA4" w14:textId="77777777" w:rsidR="00230E6C" w:rsidRPr="00A9670A" w:rsidRDefault="00A9670A" w:rsidP="00A9670A">
            <w:pPr>
              <w:pStyle w:val="ListParagraph"/>
              <w:ind w:left="360" w:firstLineChars="0" w:firstLine="0"/>
              <w:jc w:val="left"/>
              <w:rPr>
                <w:rFonts w:ascii="宋体" w:hAnsi="宋体" w:cs="宋体"/>
                <w:sz w:val="11"/>
                <w:szCs w:val="11"/>
              </w:rPr>
            </w:pPr>
            <w:r w:rsidRPr="00A9670A">
              <w:rPr>
                <w:rFonts w:ascii="宋体" w:hAnsi="宋体" w:cs="宋体" w:hint="eastAsia"/>
                <w:sz w:val="11"/>
                <w:szCs w:val="11"/>
              </w:rPr>
              <w:t>组成的集合</w:t>
            </w:r>
          </w:p>
          <w:p w14:paraId="77AFCADD" w14:textId="77777777" w:rsidR="00A9670A" w:rsidRPr="00A9670A" w:rsidRDefault="00A9670A" w:rsidP="00A9670A">
            <w:pPr>
              <w:pStyle w:val="ListParagraph"/>
              <w:numPr>
                <w:ilvl w:val="0"/>
                <w:numId w:val="22"/>
              </w:numPr>
              <w:ind w:firstLineChars="0"/>
              <w:jc w:val="left"/>
              <w:rPr>
                <w:rFonts w:ascii="宋体" w:hAnsi="宋体" w:cs="宋体"/>
                <w:sz w:val="11"/>
                <w:szCs w:val="11"/>
              </w:rPr>
            </w:pPr>
            <w:r w:rsidRPr="00A9670A">
              <w:rPr>
                <w:rFonts w:ascii="宋体" w:hAnsi="宋体" w:cs="宋体" w:hint="eastAsia"/>
                <w:sz w:val="11"/>
                <w:szCs w:val="11"/>
              </w:rPr>
              <w:t>由所有功率节点信息组成的集合</w:t>
            </w:r>
          </w:p>
          <w:p w14:paraId="356DF439" w14:textId="77777777" w:rsidR="00A9670A" w:rsidRPr="00A9670A" w:rsidRDefault="00A9670A" w:rsidP="00A9670A">
            <w:pPr>
              <w:pStyle w:val="ListParagraph"/>
              <w:numPr>
                <w:ilvl w:val="0"/>
                <w:numId w:val="22"/>
              </w:numPr>
              <w:ind w:firstLineChars="0"/>
              <w:jc w:val="left"/>
              <w:rPr>
                <w:rFonts w:ascii="宋体" w:hAnsi="宋体" w:cs="宋体"/>
                <w:sz w:val="11"/>
                <w:szCs w:val="11"/>
              </w:rPr>
            </w:pPr>
            <w:r w:rsidRPr="00A9670A">
              <w:rPr>
                <w:rFonts w:ascii="宋体" w:hAnsi="宋体" w:cs="宋体" w:hint="eastAsia"/>
                <w:sz w:val="11"/>
                <w:szCs w:val="11"/>
              </w:rPr>
              <w:t>由所有接触器信息组成的集合</w:t>
            </w:r>
          </w:p>
          <w:p w14:paraId="6CAAECE7" w14:textId="77777777" w:rsidR="00A9670A" w:rsidRDefault="00A9670A" w:rsidP="00A9670A">
            <w:pPr>
              <w:pStyle w:val="ListParagraph"/>
              <w:numPr>
                <w:ilvl w:val="0"/>
                <w:numId w:val="22"/>
              </w:numPr>
              <w:ind w:firstLineChars="0"/>
              <w:jc w:val="left"/>
              <w:rPr>
                <w:sz w:val="11"/>
                <w:szCs w:val="11"/>
              </w:rPr>
            </w:pPr>
            <w:r w:rsidRPr="00A9670A">
              <w:rPr>
                <w:rFonts w:hint="eastAsia"/>
                <w:sz w:val="11"/>
                <w:szCs w:val="11"/>
              </w:rPr>
              <w:t>充电枪</w:t>
            </w:r>
            <w:r>
              <w:rPr>
                <w:rFonts w:hint="eastAsia"/>
                <w:sz w:val="11"/>
                <w:szCs w:val="11"/>
              </w:rPr>
              <w:t>→电气连接节点的双向链表</w:t>
            </w:r>
          </w:p>
          <w:p w14:paraId="00250084" w14:textId="0594425E" w:rsidR="00A9670A" w:rsidRPr="00A9670A" w:rsidRDefault="00A9670A" w:rsidP="00A9670A">
            <w:pPr>
              <w:pStyle w:val="ListParagraph"/>
              <w:numPr>
                <w:ilvl w:val="0"/>
                <w:numId w:val="22"/>
              </w:numPr>
              <w:ind w:firstLineChars="0"/>
              <w:jc w:val="left"/>
              <w:rPr>
                <w:sz w:val="11"/>
                <w:szCs w:val="11"/>
              </w:rPr>
            </w:pPr>
            <w:r>
              <w:rPr>
                <w:rFonts w:hint="eastAsia"/>
                <w:sz w:val="11"/>
                <w:szCs w:val="11"/>
              </w:rPr>
              <w:t>充电枪→正在向该枪输出功率的节点的单向链表</w:t>
            </w:r>
          </w:p>
        </w:tc>
      </w:tr>
      <w:tr w:rsidR="00230E6C" w14:paraId="030679EC" w14:textId="77777777" w:rsidTr="00527078">
        <w:tc>
          <w:tcPr>
            <w:tcW w:w="704" w:type="dxa"/>
            <w:vMerge w:val="restart"/>
          </w:tcPr>
          <w:p w14:paraId="37866DA2" w14:textId="77777777" w:rsidR="00230E6C" w:rsidRDefault="00230E6C" w:rsidP="00230E6C">
            <w:pPr>
              <w:jc w:val="center"/>
            </w:pPr>
          </w:p>
        </w:tc>
        <w:tc>
          <w:tcPr>
            <w:tcW w:w="1843" w:type="dxa"/>
          </w:tcPr>
          <w:p w14:paraId="3B28B5F2" w14:textId="74311AFA" w:rsidR="00230E6C" w:rsidRDefault="00842C68" w:rsidP="00230E6C">
            <w:pPr>
              <w:jc w:val="center"/>
            </w:pPr>
            <w:r>
              <w:rPr>
                <w:rFonts w:hint="eastAsia"/>
              </w:rPr>
              <w:t>功率调配</w:t>
            </w:r>
          </w:p>
        </w:tc>
        <w:tc>
          <w:tcPr>
            <w:tcW w:w="4330" w:type="dxa"/>
          </w:tcPr>
          <w:p w14:paraId="613EC1D3" w14:textId="77777777" w:rsidR="00842C68" w:rsidRPr="00A52AEF" w:rsidRDefault="00842C68" w:rsidP="00842C68">
            <w:pPr>
              <w:jc w:val="left"/>
              <w:rPr>
                <w:sz w:val="11"/>
                <w:szCs w:val="11"/>
              </w:rPr>
            </w:pPr>
            <w:r w:rsidRPr="00A52AEF">
              <w:rPr>
                <w:rFonts w:hint="eastAsia"/>
                <w:b/>
                <w:bCs/>
                <w:sz w:val="11"/>
                <w:szCs w:val="11"/>
              </w:rPr>
              <w:t>时序控制</w:t>
            </w:r>
            <w:r w:rsidRPr="00A52AEF">
              <w:rPr>
                <w:sz w:val="11"/>
                <w:szCs w:val="11"/>
              </w:rPr>
              <w:t>​</w:t>
            </w:r>
            <w:r w:rsidRPr="00A52AEF">
              <w:rPr>
                <w:rFonts w:ascii="宋体" w:hAnsi="宋体" w:cs="宋体" w:hint="eastAsia"/>
                <w:sz w:val="11"/>
                <w:szCs w:val="11"/>
              </w:rPr>
              <w:t>：管理指令的执行顺序，例如</w:t>
            </w:r>
            <w:proofErr w:type="gramStart"/>
            <w:r>
              <w:rPr>
                <w:rFonts w:ascii="宋体" w:hAnsi="宋体" w:cs="宋体" w:hint="eastAsia"/>
                <w:sz w:val="11"/>
                <w:szCs w:val="11"/>
              </w:rPr>
              <w:t>先预合节点</w:t>
            </w:r>
            <w:proofErr w:type="gramEnd"/>
            <w:r>
              <w:rPr>
                <w:rFonts w:ascii="宋体" w:hAnsi="宋体" w:cs="宋体" w:hint="eastAsia"/>
                <w:sz w:val="11"/>
                <w:szCs w:val="11"/>
              </w:rPr>
              <w:t>验证绝缘再</w:t>
            </w:r>
            <w:r w:rsidRPr="00A52AEF">
              <w:rPr>
                <w:rFonts w:ascii="宋体" w:hAnsi="宋体" w:cs="宋体" w:hint="eastAsia"/>
                <w:sz w:val="11"/>
                <w:szCs w:val="11"/>
              </w:rPr>
              <w:t>启用功率</w:t>
            </w:r>
            <w:r>
              <w:rPr>
                <w:rFonts w:ascii="宋体" w:hAnsi="宋体" w:cs="宋体" w:hint="eastAsia"/>
                <w:sz w:val="11"/>
                <w:szCs w:val="11"/>
              </w:rPr>
              <w:t>设置</w:t>
            </w:r>
            <w:r w:rsidRPr="00A52AEF">
              <w:rPr>
                <w:rFonts w:ascii="宋体" w:hAnsi="宋体" w:cs="宋体" w:hint="eastAsia"/>
                <w:sz w:val="11"/>
                <w:szCs w:val="11"/>
              </w:rPr>
              <w:t>，</w:t>
            </w:r>
            <w:proofErr w:type="gramStart"/>
            <w:r w:rsidRPr="00A52AEF">
              <w:rPr>
                <w:rFonts w:ascii="宋体" w:hAnsi="宋体" w:cs="宋体" w:hint="eastAsia"/>
                <w:sz w:val="11"/>
                <w:szCs w:val="11"/>
              </w:rPr>
              <w:t>先降功率</w:t>
            </w:r>
            <w:proofErr w:type="gramEnd"/>
            <w:r w:rsidRPr="00A52AEF">
              <w:rPr>
                <w:rFonts w:ascii="宋体" w:hAnsi="宋体" w:cs="宋体" w:hint="eastAsia"/>
                <w:sz w:val="11"/>
                <w:szCs w:val="11"/>
              </w:rPr>
              <w:t>再切换等，避免产生浪涌电流或短路。</w:t>
            </w:r>
          </w:p>
          <w:p w14:paraId="23D8D371" w14:textId="00B9CB75" w:rsidR="00230E6C" w:rsidRPr="00362ADB" w:rsidRDefault="00842C68" w:rsidP="00842C68">
            <w:pPr>
              <w:jc w:val="left"/>
              <w:rPr>
                <w:sz w:val="11"/>
                <w:szCs w:val="11"/>
              </w:rPr>
            </w:pPr>
            <w:r w:rsidRPr="00A52AEF">
              <w:rPr>
                <w:sz w:val="11"/>
                <w:szCs w:val="11"/>
              </w:rPr>
              <w:t>​</w:t>
            </w:r>
            <w:r w:rsidRPr="00A52AEF">
              <w:rPr>
                <w:rFonts w:hint="eastAsia"/>
                <w:b/>
                <w:bCs/>
                <w:sz w:val="11"/>
                <w:szCs w:val="11"/>
              </w:rPr>
              <w:t>安全校验</w:t>
            </w:r>
            <w:r w:rsidRPr="00A52AEF">
              <w:rPr>
                <w:sz w:val="11"/>
                <w:szCs w:val="11"/>
              </w:rPr>
              <w:t>​</w:t>
            </w:r>
            <w:r w:rsidRPr="00A52AEF">
              <w:rPr>
                <w:rFonts w:ascii="宋体" w:hAnsi="宋体" w:cs="宋体" w:hint="eastAsia"/>
                <w:sz w:val="11"/>
                <w:szCs w:val="11"/>
              </w:rPr>
              <w:t>：在执行前进行</w:t>
            </w:r>
            <w:r>
              <w:rPr>
                <w:rFonts w:ascii="宋体" w:hAnsi="宋体" w:cs="宋体" w:hint="eastAsia"/>
                <w:sz w:val="11"/>
                <w:szCs w:val="11"/>
              </w:rPr>
              <w:t>安全</w:t>
            </w:r>
            <w:r w:rsidRPr="00A52AEF">
              <w:rPr>
                <w:rFonts w:ascii="宋体" w:hAnsi="宋体" w:cs="宋体" w:hint="eastAsia"/>
                <w:sz w:val="11"/>
                <w:szCs w:val="11"/>
              </w:rPr>
              <w:t>校验，防止</w:t>
            </w:r>
            <w:r>
              <w:rPr>
                <w:rFonts w:ascii="宋体" w:hAnsi="宋体" w:cs="宋体" w:hint="eastAsia"/>
                <w:sz w:val="11"/>
                <w:szCs w:val="11"/>
              </w:rPr>
              <w:t>设置参数</w:t>
            </w:r>
            <w:r w:rsidRPr="00A52AEF">
              <w:rPr>
                <w:rFonts w:ascii="宋体" w:hAnsi="宋体" w:cs="宋体" w:hint="eastAsia"/>
                <w:sz w:val="11"/>
                <w:szCs w:val="11"/>
              </w:rPr>
              <w:t>超出安全限值（如：超功率、过压、过流）</w:t>
            </w:r>
          </w:p>
        </w:tc>
        <w:tc>
          <w:tcPr>
            <w:tcW w:w="2293" w:type="dxa"/>
            <w:vMerge/>
          </w:tcPr>
          <w:p w14:paraId="50345750" w14:textId="77777777" w:rsidR="00230E6C" w:rsidRDefault="00230E6C" w:rsidP="00230E6C">
            <w:pPr>
              <w:jc w:val="center"/>
            </w:pPr>
          </w:p>
        </w:tc>
      </w:tr>
      <w:tr w:rsidR="00230E6C" w14:paraId="7929FF48" w14:textId="77777777" w:rsidTr="00527078">
        <w:tc>
          <w:tcPr>
            <w:tcW w:w="704" w:type="dxa"/>
            <w:vMerge/>
          </w:tcPr>
          <w:p w14:paraId="2A800EC1" w14:textId="77777777" w:rsidR="00230E6C" w:rsidRDefault="00230E6C" w:rsidP="00230E6C">
            <w:pPr>
              <w:jc w:val="center"/>
            </w:pPr>
          </w:p>
        </w:tc>
        <w:tc>
          <w:tcPr>
            <w:tcW w:w="1843" w:type="dxa"/>
          </w:tcPr>
          <w:p w14:paraId="0DC2C88D" w14:textId="1AE4CFB3" w:rsidR="00230E6C" w:rsidRDefault="00842C68" w:rsidP="00230E6C">
            <w:pPr>
              <w:jc w:val="center"/>
            </w:pPr>
            <w:r>
              <w:rPr>
                <w:rFonts w:hint="eastAsia"/>
              </w:rPr>
              <w:t>功率信息轮询</w:t>
            </w:r>
          </w:p>
        </w:tc>
        <w:tc>
          <w:tcPr>
            <w:tcW w:w="4330" w:type="dxa"/>
          </w:tcPr>
          <w:p w14:paraId="049489D1" w14:textId="72BF082B" w:rsidR="00E771CB" w:rsidRPr="00A9670A" w:rsidRDefault="00842C68" w:rsidP="00A9670A">
            <w:pPr>
              <w:jc w:val="left"/>
              <w:rPr>
                <w:sz w:val="11"/>
                <w:szCs w:val="11"/>
              </w:rPr>
            </w:pPr>
            <w:r w:rsidRPr="00362ADB">
              <w:rPr>
                <w:rFonts w:hint="eastAsia"/>
                <w:sz w:val="11"/>
                <w:szCs w:val="11"/>
              </w:rPr>
              <w:t>从每个功率模块读取：</w:t>
            </w:r>
            <w:r w:rsidRPr="00362ADB">
              <w:rPr>
                <w:sz w:val="11"/>
                <w:szCs w:val="11"/>
              </w:rPr>
              <w:t>​</w:t>
            </w:r>
            <w:r w:rsidRPr="00362ADB">
              <w:rPr>
                <w:rFonts w:ascii="宋体" w:hAnsi="宋体" w:cs="宋体" w:hint="eastAsia"/>
                <w:sz w:val="11"/>
                <w:szCs w:val="11"/>
              </w:rPr>
              <w:t>输出电流、输出电压、当前功率、运行状态（启用</w:t>
            </w:r>
            <w:r w:rsidRPr="00362ADB">
              <w:rPr>
                <w:sz w:val="11"/>
                <w:szCs w:val="11"/>
              </w:rPr>
              <w:t>/</w:t>
            </w:r>
            <w:r w:rsidRPr="00362ADB">
              <w:rPr>
                <w:rFonts w:hint="eastAsia"/>
                <w:sz w:val="11"/>
                <w:szCs w:val="11"/>
              </w:rPr>
              <w:t>禁用</w:t>
            </w:r>
            <w:r w:rsidRPr="00362ADB">
              <w:rPr>
                <w:sz w:val="11"/>
                <w:szCs w:val="11"/>
              </w:rPr>
              <w:t>/</w:t>
            </w:r>
            <w:r w:rsidRPr="00362ADB">
              <w:rPr>
                <w:rFonts w:hint="eastAsia"/>
                <w:sz w:val="11"/>
                <w:szCs w:val="11"/>
              </w:rPr>
              <w:t>故障</w:t>
            </w:r>
            <w:r w:rsidRPr="00362ADB">
              <w:rPr>
                <w:sz w:val="11"/>
                <w:szCs w:val="11"/>
              </w:rPr>
              <w:t>/</w:t>
            </w:r>
            <w:r w:rsidRPr="00362ADB">
              <w:rPr>
                <w:rFonts w:hint="eastAsia"/>
                <w:sz w:val="11"/>
                <w:szCs w:val="11"/>
              </w:rPr>
              <w:t>待机）等</w:t>
            </w:r>
            <w:r>
              <w:rPr>
                <w:rFonts w:hint="eastAsia"/>
                <w:sz w:val="11"/>
                <w:szCs w:val="11"/>
              </w:rPr>
              <w:t>；</w:t>
            </w:r>
            <w:r w:rsidRPr="00362ADB">
              <w:rPr>
                <w:rFonts w:hint="eastAsia"/>
                <w:sz w:val="11"/>
                <w:szCs w:val="11"/>
              </w:rPr>
              <w:t>从充电枪读取</w:t>
            </w:r>
            <w:r w:rsidRPr="00362ADB">
              <w:rPr>
                <w:rFonts w:ascii="宋体" w:hAnsi="宋体" w:cs="宋体" w:hint="eastAsia"/>
                <w:sz w:val="11"/>
                <w:szCs w:val="11"/>
              </w:rPr>
              <w:t>车辆需求功率、连接状态</w:t>
            </w:r>
            <w:r>
              <w:rPr>
                <w:rFonts w:ascii="宋体" w:hAnsi="宋体" w:cs="宋体" w:hint="eastAsia"/>
                <w:sz w:val="11"/>
                <w:szCs w:val="11"/>
              </w:rPr>
              <w:t>；</w:t>
            </w:r>
            <w:r w:rsidRPr="00362ADB">
              <w:rPr>
                <w:rFonts w:ascii="宋体" w:hAnsi="宋体" w:cs="宋体" w:hint="eastAsia"/>
                <w:sz w:val="11"/>
                <w:szCs w:val="11"/>
              </w:rPr>
              <w:t>为分配算法和可视化调试提供决策依据和数据展示来源</w:t>
            </w:r>
          </w:p>
        </w:tc>
        <w:tc>
          <w:tcPr>
            <w:tcW w:w="2293" w:type="dxa"/>
            <w:vMerge/>
          </w:tcPr>
          <w:p w14:paraId="5177BA11" w14:textId="77777777" w:rsidR="00230E6C" w:rsidRDefault="00230E6C" w:rsidP="00230E6C">
            <w:pPr>
              <w:jc w:val="center"/>
            </w:pPr>
          </w:p>
        </w:tc>
      </w:tr>
      <w:tr w:rsidR="00230E6C" w14:paraId="641D2AD5" w14:textId="77777777" w:rsidTr="00527078">
        <w:tc>
          <w:tcPr>
            <w:tcW w:w="704" w:type="dxa"/>
            <w:vMerge/>
          </w:tcPr>
          <w:p w14:paraId="5B335694" w14:textId="77777777" w:rsidR="00230E6C" w:rsidRDefault="00230E6C" w:rsidP="00230E6C">
            <w:pPr>
              <w:jc w:val="center"/>
            </w:pPr>
          </w:p>
        </w:tc>
        <w:tc>
          <w:tcPr>
            <w:tcW w:w="1843" w:type="dxa"/>
          </w:tcPr>
          <w:p w14:paraId="5B8D5B7B" w14:textId="7C9F88D6" w:rsidR="00230E6C" w:rsidRDefault="00230E6C" w:rsidP="00230E6C">
            <w:pPr>
              <w:jc w:val="center"/>
            </w:pPr>
            <w:r>
              <w:rPr>
                <w:rFonts w:hint="eastAsia"/>
              </w:rPr>
              <w:t>分配算法</w:t>
            </w:r>
          </w:p>
        </w:tc>
        <w:tc>
          <w:tcPr>
            <w:tcW w:w="6623" w:type="dxa"/>
            <w:gridSpan w:val="2"/>
          </w:tcPr>
          <w:p w14:paraId="086D82E5" w14:textId="77777777" w:rsidR="00A9670A" w:rsidRDefault="00A9670A" w:rsidP="00A9670A">
            <w:pPr>
              <w:jc w:val="left"/>
              <w:rPr>
                <w:rFonts w:ascii="宋体" w:hAnsi="宋体" w:cs="宋体"/>
                <w:sz w:val="11"/>
                <w:szCs w:val="11"/>
              </w:rPr>
            </w:pPr>
            <w:r w:rsidRPr="00362ADB">
              <w:rPr>
                <w:rFonts w:hint="eastAsia"/>
                <w:b/>
                <w:bCs/>
                <w:sz w:val="11"/>
                <w:szCs w:val="11"/>
              </w:rPr>
              <w:t>输入</w:t>
            </w:r>
            <w:r w:rsidRPr="00362ADB">
              <w:rPr>
                <w:sz w:val="11"/>
                <w:szCs w:val="11"/>
              </w:rPr>
              <w:t>​</w:t>
            </w:r>
            <w:r w:rsidRPr="00362ADB">
              <w:rPr>
                <w:rFonts w:ascii="宋体" w:hAnsi="宋体" w:cs="宋体" w:hint="eastAsia"/>
                <w:sz w:val="11"/>
                <w:szCs w:val="11"/>
              </w:rPr>
              <w:t>：自拓扑生成的约束</w:t>
            </w:r>
            <w:r>
              <w:rPr>
                <w:rFonts w:ascii="宋体" w:hAnsi="宋体" w:cs="宋体" w:hint="eastAsia"/>
                <w:sz w:val="11"/>
                <w:szCs w:val="11"/>
              </w:rPr>
              <w:t xml:space="preserve"> + </w:t>
            </w:r>
            <w:r w:rsidRPr="00362ADB">
              <w:rPr>
                <w:rFonts w:ascii="宋体" w:hAnsi="宋体" w:cs="宋体" w:hint="eastAsia"/>
                <w:sz w:val="11"/>
                <w:szCs w:val="11"/>
              </w:rPr>
              <w:t>功率信息轮询的实时数据</w:t>
            </w:r>
          </w:p>
          <w:p w14:paraId="6C432E08" w14:textId="77777777" w:rsidR="00A9670A" w:rsidRPr="00E771CB" w:rsidRDefault="00A9670A" w:rsidP="00A9670A">
            <w:pPr>
              <w:jc w:val="left"/>
              <w:rPr>
                <w:sz w:val="11"/>
                <w:szCs w:val="11"/>
              </w:rPr>
            </w:pPr>
            <w:r w:rsidRPr="00E771CB">
              <w:rPr>
                <w:rFonts w:hint="eastAsia"/>
                <w:b/>
                <w:bCs/>
                <w:sz w:val="11"/>
                <w:szCs w:val="11"/>
              </w:rPr>
              <w:t>资源评估</w:t>
            </w:r>
            <w:r w:rsidRPr="00E771CB">
              <w:rPr>
                <w:b/>
                <w:bCs/>
                <w:sz w:val="11"/>
                <w:szCs w:val="11"/>
              </w:rPr>
              <w:t>​</w:t>
            </w:r>
            <w:r w:rsidRPr="00E771CB">
              <w:rPr>
                <w:rFonts w:ascii="宋体" w:hAnsi="宋体" w:cs="宋体" w:hint="eastAsia"/>
                <w:sz w:val="11"/>
                <w:szCs w:val="11"/>
              </w:rPr>
              <w:t>：计算</w:t>
            </w:r>
            <w:r>
              <w:rPr>
                <w:rFonts w:ascii="宋体" w:hAnsi="宋体" w:cs="宋体" w:hint="eastAsia"/>
                <w:sz w:val="11"/>
                <w:szCs w:val="11"/>
              </w:rPr>
              <w:t>出与需求充电枪连接的功率节点链上</w:t>
            </w:r>
            <w:r w:rsidRPr="00E771CB">
              <w:rPr>
                <w:rFonts w:ascii="宋体" w:hAnsi="宋体" w:cs="宋体" w:hint="eastAsia"/>
                <w:sz w:val="11"/>
                <w:szCs w:val="11"/>
              </w:rPr>
              <w:t>可用的总功率和每个功率模块的可用容量。</w:t>
            </w:r>
          </w:p>
          <w:p w14:paraId="6849D480" w14:textId="77777777" w:rsidR="00A9670A" w:rsidRDefault="00A9670A" w:rsidP="00A9670A">
            <w:pPr>
              <w:jc w:val="left"/>
              <w:rPr>
                <w:b/>
                <w:bCs/>
                <w:sz w:val="11"/>
                <w:szCs w:val="11"/>
              </w:rPr>
            </w:pPr>
            <w:r w:rsidRPr="00E771CB">
              <w:rPr>
                <w:sz w:val="11"/>
                <w:szCs w:val="11"/>
              </w:rPr>
              <w:t>​</w:t>
            </w:r>
            <w:r w:rsidRPr="00E771CB">
              <w:rPr>
                <w:rFonts w:hint="eastAsia"/>
                <w:b/>
                <w:bCs/>
                <w:sz w:val="11"/>
                <w:szCs w:val="11"/>
              </w:rPr>
              <w:t>策略执行</w:t>
            </w:r>
            <w:r w:rsidRPr="00E771CB">
              <w:rPr>
                <w:b/>
                <w:bCs/>
                <w:sz w:val="11"/>
                <w:szCs w:val="11"/>
              </w:rPr>
              <w:t>​</w:t>
            </w:r>
            <w:r w:rsidRPr="00E771CB">
              <w:rPr>
                <w:rFonts w:ascii="宋体" w:hAnsi="宋体" w:cs="宋体" w:hint="eastAsia"/>
                <w:sz w:val="11"/>
                <w:szCs w:val="11"/>
              </w:rPr>
              <w:t>：根据预设</w:t>
            </w:r>
            <w:r>
              <w:rPr>
                <w:rFonts w:ascii="宋体" w:hAnsi="宋体" w:cs="宋体" w:hint="eastAsia"/>
                <w:sz w:val="11"/>
                <w:szCs w:val="11"/>
              </w:rPr>
              <w:t>策略，</w:t>
            </w:r>
            <w:r w:rsidRPr="00E771CB">
              <w:rPr>
                <w:rFonts w:ascii="宋体" w:hAnsi="宋体" w:cs="宋体" w:hint="eastAsia"/>
                <w:sz w:val="11"/>
                <w:szCs w:val="11"/>
              </w:rPr>
              <w:t>（如：平均分配、优先级分配、抢占式分配、基于效率的分配等）进行数学计算，</w:t>
            </w:r>
            <w:r>
              <w:rPr>
                <w:rFonts w:ascii="宋体" w:hAnsi="宋体" w:cs="宋体" w:hint="eastAsia"/>
                <w:sz w:val="11"/>
                <w:szCs w:val="11"/>
              </w:rPr>
              <w:t>为每个可以选择的功率节点评估符合当前分配策略的分数，最后</w:t>
            </w:r>
            <w:r w:rsidRPr="00E771CB">
              <w:rPr>
                <w:rFonts w:ascii="宋体" w:hAnsi="宋体" w:cs="宋体" w:hint="eastAsia"/>
                <w:sz w:val="11"/>
                <w:szCs w:val="11"/>
              </w:rPr>
              <w:t>决定“将哪个</w:t>
            </w:r>
            <w:r>
              <w:rPr>
                <w:rFonts w:ascii="宋体" w:hAnsi="宋体" w:cs="宋体" w:hint="eastAsia"/>
                <w:sz w:val="11"/>
                <w:szCs w:val="11"/>
              </w:rPr>
              <w:t>或哪些</w:t>
            </w:r>
            <w:r w:rsidRPr="00E771CB">
              <w:rPr>
                <w:rFonts w:ascii="宋体" w:hAnsi="宋体" w:cs="宋体" w:hint="eastAsia"/>
                <w:sz w:val="11"/>
                <w:szCs w:val="11"/>
              </w:rPr>
              <w:t>功率模块分配给哪个充电枪，分配多少功率”</w:t>
            </w:r>
          </w:p>
          <w:p w14:paraId="42196AA6" w14:textId="736A2C68" w:rsidR="00A9670A" w:rsidRDefault="00A9670A" w:rsidP="00A9670A">
            <w:pPr>
              <w:jc w:val="left"/>
            </w:pPr>
            <w:r w:rsidRPr="00BE49A4">
              <w:rPr>
                <w:rFonts w:hint="eastAsia"/>
                <w:b/>
                <w:bCs/>
                <w:sz w:val="11"/>
                <w:szCs w:val="11"/>
              </w:rPr>
              <w:t>输出</w:t>
            </w:r>
            <w:r w:rsidRPr="00E771CB">
              <w:rPr>
                <w:rFonts w:ascii="宋体" w:hAnsi="宋体" w:cs="宋体" w:hint="eastAsia"/>
                <w:sz w:val="11"/>
                <w:szCs w:val="11"/>
              </w:rPr>
              <w:t>：</w:t>
            </w:r>
            <w:r w:rsidRPr="00BE49A4">
              <w:rPr>
                <w:rFonts w:ascii="宋体" w:hAnsi="宋体" w:cs="宋体"/>
                <w:sz w:val="11"/>
                <w:szCs w:val="11"/>
              </w:rPr>
              <w:t>生成一个详细的</w:t>
            </w:r>
            <w:r w:rsidRPr="00BE49A4">
              <w:rPr>
                <w:rFonts w:ascii="宋体" w:hAnsi="宋体" w:cs="宋体"/>
                <w:b/>
                <w:bCs/>
                <w:sz w:val="11"/>
                <w:szCs w:val="11"/>
              </w:rPr>
              <w:t>调配指令集</w:t>
            </w:r>
            <w:r>
              <w:rPr>
                <w:rFonts w:ascii="宋体" w:hAnsi="宋体" w:cs="宋体" w:hint="eastAsia"/>
                <w:sz w:val="11"/>
                <w:szCs w:val="11"/>
              </w:rPr>
              <w:t>（绝缘测试节点，功率分配预充节点，节点分配电流、电压、吸合接触器的序号）</w:t>
            </w:r>
            <w:r w:rsidRPr="00BE49A4">
              <w:rPr>
                <w:rFonts w:ascii="宋体" w:hAnsi="宋体" w:cs="宋体"/>
                <w:sz w:val="11"/>
                <w:szCs w:val="11"/>
              </w:rPr>
              <w:t>，下发给功率调配模块</w:t>
            </w:r>
            <w:r>
              <w:rPr>
                <w:rFonts w:ascii="宋体" w:hAnsi="宋体" w:cs="宋体" w:hint="eastAsia"/>
                <w:sz w:val="11"/>
                <w:szCs w:val="11"/>
              </w:rPr>
              <w:t>。</w:t>
            </w:r>
          </w:p>
        </w:tc>
      </w:tr>
      <w:tr w:rsidR="00230E6C" w14:paraId="76776FDE" w14:textId="77777777" w:rsidTr="00A9670A">
        <w:tc>
          <w:tcPr>
            <w:tcW w:w="2547" w:type="dxa"/>
            <w:gridSpan w:val="2"/>
          </w:tcPr>
          <w:p w14:paraId="1D418A2F" w14:textId="16761674" w:rsidR="00230E6C" w:rsidRDefault="00230E6C" w:rsidP="00230E6C">
            <w:pPr>
              <w:jc w:val="center"/>
            </w:pPr>
            <w:r>
              <w:rPr>
                <w:rFonts w:hint="eastAsia"/>
              </w:rPr>
              <w:t>可视化调试</w:t>
            </w:r>
          </w:p>
        </w:tc>
        <w:tc>
          <w:tcPr>
            <w:tcW w:w="6623" w:type="dxa"/>
            <w:gridSpan w:val="2"/>
          </w:tcPr>
          <w:p w14:paraId="5FCB982A" w14:textId="38FFFDAE" w:rsidR="00A52AEF" w:rsidRPr="00A52AEF" w:rsidRDefault="00A52AEF" w:rsidP="00A52AEF">
            <w:pPr>
              <w:jc w:val="left"/>
              <w:rPr>
                <w:sz w:val="11"/>
                <w:szCs w:val="11"/>
              </w:rPr>
            </w:pPr>
            <w:r w:rsidRPr="00A52AEF">
              <w:t>​</w:t>
            </w:r>
            <w:r w:rsidRPr="00A52AEF">
              <w:rPr>
                <w:rFonts w:hint="eastAsia"/>
                <w:b/>
                <w:bCs/>
                <w:sz w:val="11"/>
                <w:szCs w:val="11"/>
              </w:rPr>
              <w:t>状态监控</w:t>
            </w:r>
            <w:r w:rsidRPr="00A52AEF">
              <w:rPr>
                <w:sz w:val="11"/>
                <w:szCs w:val="11"/>
              </w:rPr>
              <w:t>​</w:t>
            </w:r>
            <w:r w:rsidRPr="00A52AEF">
              <w:rPr>
                <w:rFonts w:ascii="宋体" w:hAnsi="宋体" w:cs="宋体" w:hint="eastAsia"/>
                <w:sz w:val="11"/>
                <w:szCs w:val="11"/>
              </w:rPr>
              <w:t>：以</w:t>
            </w:r>
            <w:r>
              <w:rPr>
                <w:rFonts w:ascii="宋体" w:hAnsi="宋体" w:cs="宋体" w:hint="eastAsia"/>
                <w:sz w:val="11"/>
                <w:szCs w:val="11"/>
              </w:rPr>
              <w:t>RTT终端</w:t>
            </w:r>
            <w:r w:rsidRPr="00A52AEF">
              <w:rPr>
                <w:rFonts w:ascii="宋体" w:hAnsi="宋体" w:cs="宋体" w:hint="eastAsia"/>
                <w:sz w:val="11"/>
                <w:szCs w:val="11"/>
              </w:rPr>
              <w:t>方式展示系统拓扑</w:t>
            </w:r>
            <w:r>
              <w:rPr>
                <w:rFonts w:ascii="宋体" w:hAnsi="宋体" w:cs="宋体" w:hint="eastAsia"/>
                <w:sz w:val="11"/>
                <w:szCs w:val="11"/>
              </w:rPr>
              <w:t>图形</w:t>
            </w:r>
            <w:r w:rsidRPr="00A52AEF">
              <w:rPr>
                <w:rFonts w:ascii="宋体" w:hAnsi="宋体" w:cs="宋体" w:hint="eastAsia"/>
                <w:sz w:val="11"/>
                <w:szCs w:val="11"/>
              </w:rPr>
              <w:t>、每个模块和充电枪的实时数据（功率、电压、电流、状态）</w:t>
            </w:r>
          </w:p>
          <w:p w14:paraId="3362F5AB" w14:textId="610E1B90" w:rsidR="00230E6C" w:rsidRDefault="00A52AEF" w:rsidP="00A52AEF">
            <w:pPr>
              <w:jc w:val="left"/>
            </w:pPr>
            <w:r w:rsidRPr="00A52AEF">
              <w:rPr>
                <w:sz w:val="11"/>
                <w:szCs w:val="11"/>
              </w:rPr>
              <w:t>​​</w:t>
            </w:r>
            <w:r w:rsidRPr="00A52AEF">
              <w:rPr>
                <w:rFonts w:hint="eastAsia"/>
                <w:b/>
                <w:bCs/>
                <w:sz w:val="11"/>
                <w:szCs w:val="11"/>
              </w:rPr>
              <w:t>策略模拟</w:t>
            </w:r>
            <w:r w:rsidRPr="00A52AEF">
              <w:rPr>
                <w:sz w:val="11"/>
                <w:szCs w:val="11"/>
              </w:rPr>
              <w:t>​</w:t>
            </w:r>
            <w:r w:rsidRPr="00A52AEF">
              <w:rPr>
                <w:rFonts w:ascii="宋体" w:hAnsi="宋体" w:cs="宋体" w:hint="eastAsia"/>
                <w:sz w:val="11"/>
                <w:szCs w:val="11"/>
              </w:rPr>
              <w:t>：在</w:t>
            </w:r>
            <w:r>
              <w:rPr>
                <w:rFonts w:ascii="宋体" w:hAnsi="宋体" w:cs="宋体" w:hint="eastAsia"/>
                <w:sz w:val="11"/>
                <w:szCs w:val="11"/>
              </w:rPr>
              <w:t>产品不具备实操条件下</w:t>
            </w:r>
            <w:r w:rsidRPr="00A52AEF">
              <w:rPr>
                <w:rFonts w:ascii="宋体" w:hAnsi="宋体" w:cs="宋体" w:hint="eastAsia"/>
                <w:sz w:val="11"/>
                <w:szCs w:val="11"/>
              </w:rPr>
              <w:t>，可以进行离线模拟</w:t>
            </w:r>
            <w:r>
              <w:rPr>
                <w:rFonts w:ascii="宋体" w:hAnsi="宋体" w:cs="宋体" w:hint="eastAsia"/>
                <w:sz w:val="11"/>
                <w:szCs w:val="11"/>
              </w:rPr>
              <w:t>验证软件</w:t>
            </w:r>
            <w:r w:rsidRPr="00A52AEF">
              <w:rPr>
                <w:rFonts w:ascii="宋体" w:hAnsi="宋体" w:cs="宋体" w:hint="eastAsia"/>
                <w:sz w:val="11"/>
                <w:szCs w:val="11"/>
              </w:rPr>
              <w:t>分配结果</w:t>
            </w:r>
            <w:r w:rsidRPr="00A52AEF">
              <w:rPr>
                <w:rFonts w:hint="eastAsia"/>
                <w:sz w:val="11"/>
                <w:szCs w:val="11"/>
              </w:rPr>
              <w:t>。</w:t>
            </w:r>
          </w:p>
        </w:tc>
      </w:tr>
      <w:tr w:rsidR="00230E6C" w14:paraId="7CF36512" w14:textId="77777777" w:rsidTr="00A9670A">
        <w:tc>
          <w:tcPr>
            <w:tcW w:w="2547" w:type="dxa"/>
            <w:gridSpan w:val="2"/>
          </w:tcPr>
          <w:p w14:paraId="5A407E5A" w14:textId="335EE7F5" w:rsidR="00230E6C" w:rsidRDefault="00230E6C" w:rsidP="00230E6C">
            <w:pPr>
              <w:jc w:val="center"/>
            </w:pPr>
            <w:r>
              <w:rPr>
                <w:rFonts w:hint="eastAsia"/>
              </w:rPr>
              <w:t>日志处理</w:t>
            </w:r>
          </w:p>
        </w:tc>
        <w:tc>
          <w:tcPr>
            <w:tcW w:w="6623" w:type="dxa"/>
            <w:gridSpan w:val="2"/>
          </w:tcPr>
          <w:p w14:paraId="1EF54CCC" w14:textId="7D822CCA" w:rsidR="00A52AEF" w:rsidRPr="00A52AEF" w:rsidRDefault="00A52AEF" w:rsidP="00A52AEF">
            <w:pPr>
              <w:jc w:val="left"/>
              <w:rPr>
                <w:sz w:val="11"/>
                <w:szCs w:val="11"/>
              </w:rPr>
            </w:pPr>
            <w:r w:rsidRPr="00A52AEF">
              <w:rPr>
                <w:sz w:val="11"/>
                <w:szCs w:val="11"/>
              </w:rPr>
              <w:t>​</w:t>
            </w:r>
            <w:r w:rsidRPr="00A52AEF">
              <w:rPr>
                <w:rFonts w:hint="eastAsia"/>
                <w:b/>
                <w:bCs/>
                <w:sz w:val="11"/>
                <w:szCs w:val="11"/>
              </w:rPr>
              <w:t>操作日志</w:t>
            </w:r>
            <w:r w:rsidRPr="00A52AEF">
              <w:rPr>
                <w:b/>
                <w:bCs/>
                <w:sz w:val="11"/>
                <w:szCs w:val="11"/>
              </w:rPr>
              <w:t>​</w:t>
            </w:r>
            <w:r w:rsidRPr="00A52AEF">
              <w:rPr>
                <w:rFonts w:ascii="宋体" w:hAnsi="宋体" w:cs="宋体" w:hint="eastAsia"/>
                <w:sz w:val="11"/>
                <w:szCs w:val="11"/>
              </w:rPr>
              <w:t>：</w:t>
            </w:r>
            <w:r w:rsidRPr="00A52AEF">
              <w:rPr>
                <w:rFonts w:hint="eastAsia"/>
                <w:sz w:val="11"/>
                <w:szCs w:val="11"/>
              </w:rPr>
              <w:t>记录所有</w:t>
            </w:r>
            <w:r>
              <w:rPr>
                <w:rFonts w:hint="eastAsia"/>
                <w:sz w:val="11"/>
                <w:szCs w:val="11"/>
              </w:rPr>
              <w:t>发给</w:t>
            </w:r>
            <w:r>
              <w:rPr>
                <w:rFonts w:hint="eastAsia"/>
                <w:sz w:val="11"/>
                <w:szCs w:val="11"/>
              </w:rPr>
              <w:t>PCU</w:t>
            </w:r>
            <w:r>
              <w:rPr>
                <w:rFonts w:hint="eastAsia"/>
                <w:sz w:val="11"/>
                <w:szCs w:val="11"/>
              </w:rPr>
              <w:t>的</w:t>
            </w:r>
            <w:r w:rsidRPr="00A52AEF">
              <w:rPr>
                <w:rFonts w:hint="eastAsia"/>
                <w:sz w:val="11"/>
                <w:szCs w:val="11"/>
              </w:rPr>
              <w:t>控制指令（</w:t>
            </w:r>
            <w:r>
              <w:rPr>
                <w:rFonts w:hint="eastAsia"/>
                <w:sz w:val="11"/>
                <w:szCs w:val="11"/>
              </w:rPr>
              <w:t>哪个节点哪个开关</w:t>
            </w:r>
            <w:r w:rsidRPr="00A52AEF">
              <w:rPr>
                <w:rFonts w:hint="eastAsia"/>
                <w:sz w:val="11"/>
                <w:szCs w:val="11"/>
              </w:rPr>
              <w:t>、在什么时候、</w:t>
            </w:r>
            <w:r>
              <w:rPr>
                <w:rFonts w:hint="eastAsia"/>
                <w:sz w:val="11"/>
                <w:szCs w:val="11"/>
              </w:rPr>
              <w:t>设置了什么参数</w:t>
            </w:r>
            <w:r w:rsidRPr="00A52AEF">
              <w:rPr>
                <w:rFonts w:hint="eastAsia"/>
                <w:sz w:val="11"/>
                <w:szCs w:val="11"/>
              </w:rPr>
              <w:t>）。</w:t>
            </w:r>
          </w:p>
          <w:p w14:paraId="5BA8FCB4" w14:textId="19161CE5" w:rsidR="00230E6C" w:rsidRDefault="00A52AEF" w:rsidP="00A52AEF">
            <w:pPr>
              <w:jc w:val="left"/>
            </w:pPr>
            <w:r w:rsidRPr="00A52AEF">
              <w:rPr>
                <w:sz w:val="11"/>
                <w:szCs w:val="11"/>
              </w:rPr>
              <w:t>​</w:t>
            </w:r>
            <w:r w:rsidRPr="00A52AEF">
              <w:rPr>
                <w:rFonts w:hint="eastAsia"/>
                <w:b/>
                <w:bCs/>
                <w:sz w:val="11"/>
                <w:szCs w:val="11"/>
              </w:rPr>
              <w:t>策略日志</w:t>
            </w:r>
            <w:r w:rsidRPr="00A52AEF">
              <w:rPr>
                <w:b/>
                <w:bCs/>
                <w:sz w:val="11"/>
                <w:szCs w:val="11"/>
              </w:rPr>
              <w:t>​</w:t>
            </w:r>
            <w:r w:rsidRPr="00A52AEF">
              <w:rPr>
                <w:rFonts w:ascii="宋体" w:hAnsi="宋体" w:cs="宋体" w:hint="eastAsia"/>
                <w:sz w:val="11"/>
                <w:szCs w:val="11"/>
              </w:rPr>
              <w:t>：记录所有关键</w:t>
            </w:r>
            <w:r>
              <w:rPr>
                <w:rFonts w:ascii="宋体" w:hAnsi="宋体" w:cs="宋体" w:hint="eastAsia"/>
                <w:sz w:val="11"/>
                <w:szCs w:val="11"/>
              </w:rPr>
              <w:t>策略</w:t>
            </w:r>
            <w:r w:rsidRPr="00A52AEF">
              <w:rPr>
                <w:rFonts w:ascii="宋体" w:hAnsi="宋体" w:cs="宋体" w:hint="eastAsia"/>
                <w:sz w:val="11"/>
                <w:szCs w:val="11"/>
              </w:rPr>
              <w:t>事件（分配算法</w:t>
            </w:r>
            <w:r>
              <w:rPr>
                <w:rFonts w:ascii="宋体" w:hAnsi="宋体" w:cs="宋体" w:hint="eastAsia"/>
                <w:sz w:val="11"/>
                <w:szCs w:val="11"/>
              </w:rPr>
              <w:t>轨迹，</w:t>
            </w:r>
            <w:r w:rsidRPr="00A52AEF">
              <w:rPr>
                <w:rFonts w:ascii="宋体" w:hAnsi="宋体" w:cs="宋体" w:hint="eastAsia"/>
                <w:sz w:val="11"/>
                <w:szCs w:val="11"/>
              </w:rPr>
              <w:t>决策逻辑</w:t>
            </w:r>
            <w:r>
              <w:rPr>
                <w:rFonts w:ascii="宋体" w:hAnsi="宋体" w:cs="宋体" w:hint="eastAsia"/>
                <w:sz w:val="11"/>
                <w:szCs w:val="11"/>
              </w:rPr>
              <w:t>过程</w:t>
            </w:r>
            <w:r w:rsidRPr="00A52AEF">
              <w:rPr>
                <w:rFonts w:hint="eastAsia"/>
                <w:sz w:val="11"/>
                <w:szCs w:val="11"/>
              </w:rPr>
              <w:t>）</w:t>
            </w:r>
          </w:p>
        </w:tc>
      </w:tr>
    </w:tbl>
    <w:p w14:paraId="7B7A0E65" w14:textId="324FD442" w:rsidR="00024302" w:rsidRDefault="00024302" w:rsidP="00024302">
      <w:pPr>
        <w:pStyle w:val="Heading3"/>
        <w:ind w:right="210"/>
      </w:pPr>
      <w:bookmarkStart w:id="44" w:name="_Toc209380749"/>
      <w:r>
        <w:rPr>
          <w:rFonts w:hint="eastAsia"/>
        </w:rPr>
        <w:t>3</w:t>
      </w:r>
      <w:r w:rsidRPr="0034799D">
        <w:t>.1</w:t>
      </w:r>
      <w:r>
        <w:rPr>
          <w:rFonts w:hint="eastAsia"/>
        </w:rPr>
        <w:t>.2</w:t>
      </w:r>
      <w:r w:rsidRPr="0034799D">
        <w:t xml:space="preserve"> </w:t>
      </w:r>
      <w:r>
        <w:rPr>
          <w:rFonts w:hint="eastAsia"/>
        </w:rPr>
        <w:t>程序入口</w:t>
      </w:r>
      <w:r>
        <w:rPr>
          <w:rFonts w:hint="eastAsia"/>
        </w:rPr>
        <w:t>IO</w:t>
      </w:r>
      <w:r>
        <w:rPr>
          <w:rFonts w:hint="eastAsia"/>
        </w:rPr>
        <w:t>描述</w:t>
      </w:r>
      <w:bookmarkEnd w:id="44"/>
    </w:p>
    <w:p w14:paraId="4B714CC9" w14:textId="54DA7C9B" w:rsidR="00024302" w:rsidRDefault="00024302" w:rsidP="00024302">
      <w:pPr>
        <w:ind w:firstLine="210"/>
      </w:pPr>
      <w:r>
        <w:rPr>
          <w:rFonts w:hint="eastAsia"/>
        </w:rPr>
        <w:t>功率分配静态</w:t>
      </w:r>
      <w:proofErr w:type="gramStart"/>
      <w:r>
        <w:rPr>
          <w:rFonts w:hint="eastAsia"/>
        </w:rPr>
        <w:t>库使用</w:t>
      </w:r>
      <w:proofErr w:type="gramEnd"/>
      <w:r>
        <w:rPr>
          <w:rFonts w:hint="eastAsia"/>
        </w:rPr>
        <w:t>简约接口设计，对于</w:t>
      </w:r>
      <w:r>
        <w:rPr>
          <w:rFonts w:hint="eastAsia"/>
        </w:rPr>
        <w:t>P</w:t>
      </w:r>
      <w:r w:rsidR="00EA5CB4">
        <w:rPr>
          <w:rFonts w:hint="eastAsia"/>
        </w:rPr>
        <w:t>C</w:t>
      </w:r>
      <w:r>
        <w:rPr>
          <w:rFonts w:hint="eastAsia"/>
        </w:rPr>
        <w:t>U</w:t>
      </w:r>
      <w:r>
        <w:rPr>
          <w:rFonts w:hint="eastAsia"/>
        </w:rPr>
        <w:t>来说</w:t>
      </w:r>
      <w:r w:rsidR="00EA5CB4">
        <w:rPr>
          <w:rFonts w:hint="eastAsia"/>
        </w:rPr>
        <w:t>静态库</w:t>
      </w:r>
      <w:proofErr w:type="gramStart"/>
      <w:r>
        <w:rPr>
          <w:rFonts w:hint="eastAsia"/>
        </w:rPr>
        <w:t>仅显式提供</w:t>
      </w:r>
      <w:proofErr w:type="gramEnd"/>
      <w:r>
        <w:rPr>
          <w:rFonts w:hint="eastAsia"/>
        </w:rPr>
        <w:t>两个回调函数</w:t>
      </w:r>
    </w:p>
    <w:tbl>
      <w:tblPr>
        <w:tblStyle w:val="TableGrid"/>
        <w:tblW w:w="0" w:type="auto"/>
        <w:tblLook w:val="04A0" w:firstRow="1" w:lastRow="0" w:firstColumn="1" w:lastColumn="0" w:noHBand="0" w:noVBand="1"/>
      </w:tblPr>
      <w:tblGrid>
        <w:gridCol w:w="3964"/>
        <w:gridCol w:w="5206"/>
      </w:tblGrid>
      <w:tr w:rsidR="00024302" w14:paraId="0C43FA6E" w14:textId="77777777" w:rsidTr="00C11F2A">
        <w:tc>
          <w:tcPr>
            <w:tcW w:w="3964" w:type="dxa"/>
          </w:tcPr>
          <w:p w14:paraId="5AF53736" w14:textId="7D8D17DD" w:rsidR="00024302" w:rsidRDefault="00024302" w:rsidP="00024302">
            <w:r>
              <w:rPr>
                <w:rFonts w:hint="eastAsia"/>
              </w:rPr>
              <w:t>函数声明</w:t>
            </w:r>
          </w:p>
        </w:tc>
        <w:tc>
          <w:tcPr>
            <w:tcW w:w="5206" w:type="dxa"/>
          </w:tcPr>
          <w:p w14:paraId="0C53F754" w14:textId="39035686" w:rsidR="00024302" w:rsidRDefault="00024302" w:rsidP="00024302">
            <w:r>
              <w:rPr>
                <w:rFonts w:hint="eastAsia"/>
              </w:rPr>
              <w:t>功能说明</w:t>
            </w:r>
          </w:p>
        </w:tc>
      </w:tr>
      <w:tr w:rsidR="00024302" w14:paraId="6BB997F8" w14:textId="77777777" w:rsidTr="00C11F2A">
        <w:tc>
          <w:tcPr>
            <w:tcW w:w="3964" w:type="dxa"/>
          </w:tcPr>
          <w:p w14:paraId="26EB082F" w14:textId="3E122E2E" w:rsidR="00024302" w:rsidRPr="00C11F2A" w:rsidRDefault="00C11F2A" w:rsidP="00024302">
            <w:pPr>
              <w:rPr>
                <w:b/>
                <w:bCs/>
                <w:sz w:val="15"/>
                <w:szCs w:val="15"/>
              </w:rPr>
            </w:pPr>
            <w:r w:rsidRPr="00C11F2A">
              <w:rPr>
                <w:b/>
                <w:bCs/>
                <w:sz w:val="15"/>
                <w:szCs w:val="15"/>
              </w:rPr>
              <w:t xml:space="preserve">PDU_STA </w:t>
            </w:r>
            <w:proofErr w:type="spellStart"/>
            <w:r w:rsidRPr="00C11F2A">
              <w:rPr>
                <w:b/>
                <w:bCs/>
                <w:sz w:val="15"/>
                <w:szCs w:val="15"/>
              </w:rPr>
              <w:t>FSM_mainEntry_</w:t>
            </w:r>
            <w:proofErr w:type="gramStart"/>
            <w:r w:rsidRPr="00C11F2A">
              <w:rPr>
                <w:b/>
                <w:bCs/>
                <w:sz w:val="15"/>
                <w:szCs w:val="15"/>
              </w:rPr>
              <w:t>PDU</w:t>
            </w:r>
            <w:proofErr w:type="spellEnd"/>
            <w:r w:rsidRPr="00C11F2A">
              <w:rPr>
                <w:b/>
                <w:bCs/>
                <w:sz w:val="15"/>
                <w:szCs w:val="15"/>
              </w:rPr>
              <w:t>(</w:t>
            </w:r>
            <w:proofErr w:type="gramEnd"/>
            <w:r w:rsidRPr="00C11F2A">
              <w:rPr>
                <w:b/>
                <w:bCs/>
                <w:sz w:val="15"/>
                <w:szCs w:val="15"/>
              </w:rPr>
              <w:t xml:space="preserve">PDU_CMD </w:t>
            </w:r>
            <w:proofErr w:type="spellStart"/>
            <w:r w:rsidRPr="00C11F2A">
              <w:rPr>
                <w:b/>
                <w:bCs/>
                <w:sz w:val="15"/>
                <w:szCs w:val="15"/>
              </w:rPr>
              <w:t>cmd</w:t>
            </w:r>
            <w:proofErr w:type="spellEnd"/>
            <w:r w:rsidRPr="00C11F2A">
              <w:rPr>
                <w:b/>
                <w:bCs/>
                <w:sz w:val="15"/>
                <w:szCs w:val="15"/>
              </w:rPr>
              <w:t>)</w:t>
            </w:r>
          </w:p>
        </w:tc>
        <w:tc>
          <w:tcPr>
            <w:tcW w:w="5206" w:type="dxa"/>
          </w:tcPr>
          <w:p w14:paraId="21A5ABB9" w14:textId="47B94281" w:rsidR="00024302" w:rsidRDefault="00C11F2A" w:rsidP="00024302">
            <w:r>
              <w:rPr>
                <w:rFonts w:hint="eastAsia"/>
              </w:rPr>
              <w:t>向</w:t>
            </w:r>
            <w:r>
              <w:rPr>
                <w:rFonts w:hint="eastAsia"/>
              </w:rPr>
              <w:t>PCU</w:t>
            </w:r>
            <w:r>
              <w:rPr>
                <w:rFonts w:hint="eastAsia"/>
              </w:rPr>
              <w:t>提供一个被周期调用的函数入口，输入</w:t>
            </w:r>
            <w:r>
              <w:rPr>
                <w:rFonts w:hint="eastAsia"/>
              </w:rPr>
              <w:t>PCU</w:t>
            </w:r>
            <w:r>
              <w:rPr>
                <w:rFonts w:hint="eastAsia"/>
              </w:rPr>
              <w:t>对功率分配静态库的指令，返回当前功率分配静态库的状态</w:t>
            </w:r>
          </w:p>
        </w:tc>
      </w:tr>
      <w:tr w:rsidR="00024302" w14:paraId="5813CF03" w14:textId="77777777" w:rsidTr="00C11F2A">
        <w:tc>
          <w:tcPr>
            <w:tcW w:w="3964" w:type="dxa"/>
          </w:tcPr>
          <w:p w14:paraId="4A07F509" w14:textId="65671AB2" w:rsidR="00024302" w:rsidRPr="00C11F2A" w:rsidRDefault="00C11F2A" w:rsidP="00024302">
            <w:pPr>
              <w:rPr>
                <w:b/>
                <w:bCs/>
                <w:sz w:val="15"/>
                <w:szCs w:val="15"/>
              </w:rPr>
            </w:pPr>
            <w:r w:rsidRPr="00C11F2A">
              <w:rPr>
                <w:b/>
                <w:bCs/>
                <w:sz w:val="15"/>
                <w:szCs w:val="15"/>
              </w:rPr>
              <w:t xml:space="preserve">void </w:t>
            </w:r>
            <w:proofErr w:type="spellStart"/>
            <w:r w:rsidRPr="00C11F2A">
              <w:rPr>
                <w:b/>
                <w:bCs/>
                <w:sz w:val="15"/>
                <w:szCs w:val="15"/>
              </w:rPr>
              <w:t>register_to_pdu</w:t>
            </w:r>
            <w:proofErr w:type="spellEnd"/>
            <w:r w:rsidRPr="00C11F2A">
              <w:rPr>
                <w:b/>
                <w:bCs/>
                <w:sz w:val="15"/>
                <w:szCs w:val="15"/>
              </w:rPr>
              <w:t>(void)</w:t>
            </w:r>
          </w:p>
        </w:tc>
        <w:tc>
          <w:tcPr>
            <w:tcW w:w="5206" w:type="dxa"/>
          </w:tcPr>
          <w:p w14:paraId="2E50427F" w14:textId="281798E7" w:rsidR="00024302" w:rsidRDefault="00C11F2A" w:rsidP="00024302">
            <w:r>
              <w:rPr>
                <w:rFonts w:hint="eastAsia"/>
              </w:rPr>
              <w:t>将</w:t>
            </w:r>
            <w:r>
              <w:rPr>
                <w:rFonts w:hint="eastAsia"/>
              </w:rPr>
              <w:t>PCU</w:t>
            </w:r>
            <w:r>
              <w:rPr>
                <w:rFonts w:hint="eastAsia"/>
              </w:rPr>
              <w:t>提供的全局变量按约定名称注册进静态库，</w:t>
            </w:r>
            <w:r w:rsidR="00024302">
              <w:rPr>
                <w:rFonts w:hint="eastAsia"/>
              </w:rPr>
              <w:t>具体参考</w:t>
            </w:r>
            <w:r w:rsidR="00024302">
              <w:rPr>
                <w:rFonts w:hint="eastAsia"/>
              </w:rPr>
              <w:t>7.2</w:t>
            </w:r>
            <w:r w:rsidR="00024302">
              <w:rPr>
                <w:rFonts w:hint="eastAsia"/>
              </w:rPr>
              <w:t>软件接口列表</w:t>
            </w:r>
          </w:p>
        </w:tc>
      </w:tr>
    </w:tbl>
    <w:p w14:paraId="5B464576" w14:textId="77777777" w:rsidR="00024302" w:rsidRDefault="00024302" w:rsidP="00024302">
      <w:pPr>
        <w:ind w:firstLine="210"/>
      </w:pPr>
    </w:p>
    <w:p w14:paraId="3473677E" w14:textId="38D8E076" w:rsidR="00C11F2A" w:rsidRDefault="009D1EAF" w:rsidP="00024302">
      <w:pPr>
        <w:ind w:firstLine="210"/>
      </w:pPr>
      <w:r>
        <w:rPr>
          <w:rFonts w:hint="eastAsia"/>
        </w:rPr>
        <w:t>函数入口根据输入命令参数做出相应操作</w:t>
      </w:r>
    </w:p>
    <w:p w14:paraId="033A94AC" w14:textId="77777777" w:rsidR="009D1EAF" w:rsidRPr="00024302" w:rsidRDefault="009D1EAF" w:rsidP="00024302">
      <w:pPr>
        <w:ind w:firstLine="210"/>
      </w:pPr>
    </w:p>
    <w:p w14:paraId="66B9F7B1" w14:textId="7EE7028E" w:rsidR="00A34D4D" w:rsidRDefault="00D04617" w:rsidP="00230E6C">
      <w:pPr>
        <w:ind w:firstLineChars="200" w:firstLine="420"/>
        <w:jc w:val="center"/>
      </w:pPr>
      <w:r>
        <w:rPr>
          <w:noProof/>
        </w:rPr>
        <mc:AlternateContent>
          <mc:Choice Requires="wps">
            <w:drawing>
              <wp:anchor distT="0" distB="0" distL="114300" distR="114300" simplePos="0" relativeHeight="251664384" behindDoc="0" locked="0" layoutInCell="1" allowOverlap="1" wp14:anchorId="03717E77" wp14:editId="6559703C">
                <wp:simplePos x="0" y="0"/>
                <wp:positionH relativeFrom="column">
                  <wp:posOffset>4595495</wp:posOffset>
                </wp:positionH>
                <wp:positionV relativeFrom="paragraph">
                  <wp:posOffset>69850</wp:posOffset>
                </wp:positionV>
                <wp:extent cx="1571625" cy="319088"/>
                <wp:effectExtent l="0" t="0" r="28575" b="24130"/>
                <wp:wrapNone/>
                <wp:docPr id="1777768339" name="Flowchart: Process 24"/>
                <wp:cNvGraphicFramePr/>
                <a:graphic xmlns:a="http://schemas.openxmlformats.org/drawingml/2006/main">
                  <a:graphicData uri="http://schemas.microsoft.com/office/word/2010/wordprocessingShape">
                    <wps:wsp>
                      <wps:cNvSpPr/>
                      <wps:spPr>
                        <a:xfrm>
                          <a:off x="0" y="0"/>
                          <a:ext cx="1571625" cy="319088"/>
                        </a:xfrm>
                        <a:prstGeom prst="flowChartProcess">
                          <a:avLst/>
                        </a:prstGeom>
                        <a:solidFill>
                          <a:schemeClr val="tx1">
                            <a:lumMod val="50000"/>
                            <a:lumOff val="50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B7E530" w14:textId="20CF6A52" w:rsidR="00EA5CB4" w:rsidRPr="00EA5CB4" w:rsidRDefault="00EA5CB4" w:rsidP="00EA5CB4">
                            <w:pPr>
                              <w:jc w:val="center"/>
                              <w:rPr>
                                <w:color w:val="F8F8F8"/>
                              </w:rPr>
                            </w:pPr>
                            <w:r>
                              <w:rPr>
                                <w:rFonts w:hint="eastAsia"/>
                                <w:color w:val="F8F8F8"/>
                              </w:rPr>
                              <w:t>输入命令</w:t>
                            </w:r>
                          </w:p>
                          <w:p w14:paraId="01AF5C5F" w14:textId="73ECDBC4" w:rsidR="00C11F2A" w:rsidRPr="00EA5CB4" w:rsidRDefault="00C11F2A" w:rsidP="00C11F2A">
                            <w:pPr>
                              <w:jc w:val="center"/>
                              <w:rPr>
                                <w:color w:val="F8F8F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3717E77" id="_x0000_t109" coordsize="21600,21600" o:spt="109" path="m,l,21600r21600,l21600,xe">
                <v:stroke joinstyle="miter"/>
                <v:path gradientshapeok="t" o:connecttype="rect"/>
              </v:shapetype>
              <v:shape id="Flowchart: Process 24" o:spid="_x0000_s1026" type="#_x0000_t109" style="position:absolute;left:0;text-align:left;margin-left:361.85pt;margin-top:5.5pt;width:123.75pt;height:25.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" fillcolor="gray [1629]" strokecolor="gray [1629]" strokeweight="1pt">
                <v:textbox>
                  <w:txbxContent>
                    <w:p w14:paraId="60B7E530" w14:textId="20CF6A52" w:rsidR="00EA5CB4" w:rsidRPr="00EA5CB4" w:rsidRDefault="00EA5CB4" w:rsidP="00EA5CB4">
                      <w:pPr>
                        <w:jc w:val="center"/>
                        <w:rPr>
                          <w:color w:val="F8F8F8"/>
                        </w:rPr>
                      </w:pPr>
                      <w:r>
                        <w:rPr>
                          <w:rFonts w:hint="eastAsia"/>
                          <w:color w:val="F8F8F8"/>
                        </w:rPr>
                        <w:t>输入命令</w:t>
                      </w:r>
                    </w:p>
                    <w:p w14:paraId="01AF5C5F" w14:textId="73ECDBC4" w:rsidR="00C11F2A" w:rsidRPr="00EA5CB4" w:rsidRDefault="00C11F2A" w:rsidP="00C11F2A">
                      <w:pPr>
                        <w:jc w:val="center"/>
                        <w:rPr>
                          <w:color w:val="F8F8F8"/>
                        </w:rPr>
                      </w:pPr>
                    </w:p>
                  </w:txbxContent>
                </v:textbox>
              </v:shape>
            </w:pict>
          </mc:Fallback>
        </mc:AlternateContent>
      </w:r>
      <w:r w:rsidR="00EA5CB4">
        <w:rPr>
          <w:noProof/>
        </w:rPr>
        <mc:AlternateContent>
          <mc:Choice Requires="wps">
            <w:drawing>
              <wp:anchor distT="0" distB="0" distL="114300" distR="114300" simplePos="0" relativeHeight="251663360" behindDoc="0" locked="0" layoutInCell="1" allowOverlap="1" wp14:anchorId="3C0471CC" wp14:editId="6118E208">
                <wp:simplePos x="0" y="0"/>
                <wp:positionH relativeFrom="column">
                  <wp:posOffset>3652203</wp:posOffset>
                </wp:positionH>
                <wp:positionV relativeFrom="paragraph">
                  <wp:posOffset>203200</wp:posOffset>
                </wp:positionV>
                <wp:extent cx="947420" cy="9525"/>
                <wp:effectExtent l="38100" t="76200" r="0" b="85725"/>
                <wp:wrapNone/>
                <wp:docPr id="180332101" name="Straight Arrow Connector 22"/>
                <wp:cNvGraphicFramePr/>
                <a:graphic xmlns:a="http://schemas.openxmlformats.org/drawingml/2006/main">
                  <a:graphicData uri="http://schemas.microsoft.com/office/word/2010/wordprocessingShape">
                    <wps:wsp>
                      <wps:cNvCnPr/>
                      <wps:spPr>
                        <a:xfrm flipH="1" flipV="1">
                          <a:off x="0" y="0"/>
                          <a:ext cx="94742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383B37" id="_x0000_t32" coordsize="21600,21600" o:spt="32" o:oned="t" path="m,l21600,21600e" filled="f">
                <v:path arrowok="t" fillok="f" o:connecttype="none"/>
                <o:lock v:ext="edit" shapetype="t"/>
              </v:shapetype>
              <v:shape id="Straight Arrow Connector 22" o:spid="_x0000_s1026" type="#_x0000_t32" style="position:absolute;margin-left:287.6pt;margin-top:16pt;width:74.6pt;height:.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" strokecolor="black [3200]" strokeweight=".5pt">
                <v:stroke endarrow="block" joinstyle="miter"/>
              </v:shape>
            </w:pict>
          </mc:Fallback>
        </mc:AlternateContent>
      </w:r>
      <w:r w:rsidR="00EA5CB4">
        <w:rPr>
          <w:noProof/>
        </w:rPr>
        <mc:AlternateContent>
          <mc:Choice Requires="wps">
            <w:drawing>
              <wp:anchor distT="0" distB="0" distL="114300" distR="114300" simplePos="0" relativeHeight="251666432" behindDoc="0" locked="0" layoutInCell="1" allowOverlap="1" wp14:anchorId="76FEC4D6" wp14:editId="676B0663">
                <wp:simplePos x="0" y="0"/>
                <wp:positionH relativeFrom="column">
                  <wp:posOffset>61595</wp:posOffset>
                </wp:positionH>
                <wp:positionV relativeFrom="paragraph">
                  <wp:posOffset>40958</wp:posOffset>
                </wp:positionV>
                <wp:extent cx="1571625" cy="319088"/>
                <wp:effectExtent l="0" t="0" r="28575" b="24130"/>
                <wp:wrapNone/>
                <wp:docPr id="895081253" name="Flowchart: Process 24"/>
                <wp:cNvGraphicFramePr/>
                <a:graphic xmlns:a="http://schemas.openxmlformats.org/drawingml/2006/main">
                  <a:graphicData uri="http://schemas.microsoft.com/office/word/2010/wordprocessingShape">
                    <wps:wsp>
                      <wps:cNvSpPr/>
                      <wps:spPr>
                        <a:xfrm>
                          <a:off x="0" y="0"/>
                          <a:ext cx="1571625" cy="319088"/>
                        </a:xfrm>
                        <a:prstGeom prst="flowChartProcess">
                          <a:avLst/>
                        </a:prstGeom>
                        <a:solidFill>
                          <a:schemeClr val="tx1">
                            <a:lumMod val="50000"/>
                            <a:lumOff val="50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406B9E" w14:textId="77777777" w:rsidR="00EA5CB4" w:rsidRPr="00EA5CB4" w:rsidRDefault="00EA5CB4" w:rsidP="00EA5CB4">
                            <w:pPr>
                              <w:jc w:val="center"/>
                              <w:rPr>
                                <w:color w:val="F8F8F8"/>
                              </w:rPr>
                            </w:pPr>
                            <w:r w:rsidRPr="00EA5CB4">
                              <w:rPr>
                                <w:rFonts w:hint="eastAsia"/>
                                <w:color w:val="F8F8F8"/>
                              </w:rPr>
                              <w:t>返回状态</w:t>
                            </w:r>
                          </w:p>
                          <w:p w14:paraId="2D6D6CE8" w14:textId="77777777" w:rsidR="00EA5CB4" w:rsidRPr="00EA5CB4" w:rsidRDefault="00EA5CB4" w:rsidP="00EA5CB4">
                            <w:pPr>
                              <w:jc w:val="center"/>
                              <w:rPr>
                                <w:color w:val="F8F8F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FEC4D6" id="_x0000_s1027" type="#_x0000_t109" style="position:absolute;left:0;text-align:left;margin-left:4.85pt;margin-top:3.25pt;width:123.75pt;height:25.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" fillcolor="gray [1629]" strokecolor="gray [1629]" strokeweight="1pt">
                <v:textbox>
                  <w:txbxContent>
                    <w:p w14:paraId="67406B9E" w14:textId="77777777" w:rsidR="00EA5CB4" w:rsidRPr="00EA5CB4" w:rsidRDefault="00EA5CB4" w:rsidP="00EA5CB4">
                      <w:pPr>
                        <w:jc w:val="center"/>
                        <w:rPr>
                          <w:color w:val="F8F8F8"/>
                        </w:rPr>
                      </w:pPr>
                      <w:r w:rsidRPr="00EA5CB4">
                        <w:rPr>
                          <w:rFonts w:hint="eastAsia"/>
                          <w:color w:val="F8F8F8"/>
                        </w:rPr>
                        <w:t>返回状态</w:t>
                      </w:r>
                    </w:p>
                    <w:p w14:paraId="2D6D6CE8" w14:textId="77777777" w:rsidR="00EA5CB4" w:rsidRPr="00EA5CB4" w:rsidRDefault="00EA5CB4" w:rsidP="00EA5CB4">
                      <w:pPr>
                        <w:jc w:val="center"/>
                        <w:rPr>
                          <w:color w:val="F8F8F8"/>
                        </w:rPr>
                      </w:pPr>
                    </w:p>
                  </w:txbxContent>
                </v:textbox>
              </v:shape>
            </w:pict>
          </mc:Fallback>
        </mc:AlternateContent>
      </w:r>
      <w:r w:rsidR="00C11F2A">
        <w:rPr>
          <w:noProof/>
        </w:rPr>
        <mc:AlternateContent>
          <mc:Choice Requires="wps">
            <w:drawing>
              <wp:anchor distT="0" distB="0" distL="114300" distR="114300" simplePos="0" relativeHeight="251662336" behindDoc="0" locked="0" layoutInCell="1" allowOverlap="1" wp14:anchorId="482656F8" wp14:editId="2FE15E5E">
                <wp:simplePos x="0" y="0"/>
                <wp:positionH relativeFrom="column">
                  <wp:posOffset>1643063</wp:posOffset>
                </wp:positionH>
                <wp:positionV relativeFrom="paragraph">
                  <wp:posOffset>198755</wp:posOffset>
                </wp:positionV>
                <wp:extent cx="776287" cy="0"/>
                <wp:effectExtent l="38100" t="76200" r="0" b="95250"/>
                <wp:wrapNone/>
                <wp:docPr id="240952861" name="Straight Arrow Connector 21"/>
                <wp:cNvGraphicFramePr/>
                <a:graphic xmlns:a="http://schemas.openxmlformats.org/drawingml/2006/main">
                  <a:graphicData uri="http://schemas.microsoft.com/office/word/2010/wordprocessingShape">
                    <wps:wsp>
                      <wps:cNvCnPr/>
                      <wps:spPr>
                        <a:xfrm flipH="1">
                          <a:off x="0" y="0"/>
                          <a:ext cx="7762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2E7AF" id="Straight Arrow Connector 21" o:spid="_x0000_s1026" type="#_x0000_t32" style="position:absolute;margin-left:129.4pt;margin-top:15.65pt;width:61.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" strokecolor="black [3200]" strokeweight=".5pt">
                <v:stroke endarrow="block" joinstyle="miter"/>
              </v:shape>
            </w:pict>
          </mc:Fallback>
        </mc:AlternateContent>
      </w:r>
      <w:r w:rsidR="00C11F2A">
        <w:rPr>
          <w:noProof/>
        </w:rPr>
        <mc:AlternateContent>
          <mc:Choice Requires="wps">
            <w:drawing>
              <wp:inline distT="0" distB="0" distL="0" distR="0" wp14:anchorId="40CEE227" wp14:editId="6B6979DB">
                <wp:extent cx="1238250" cy="328612"/>
                <wp:effectExtent l="0" t="0" r="19050" b="14605"/>
                <wp:docPr id="1140168049" name="Rectangle 20"/>
                <wp:cNvGraphicFramePr/>
                <a:graphic xmlns:a="http://schemas.openxmlformats.org/drawingml/2006/main">
                  <a:graphicData uri="http://schemas.microsoft.com/office/word/2010/wordprocessingShape">
                    <wps:wsp>
                      <wps:cNvSpPr/>
                      <wps:spPr>
                        <a:xfrm>
                          <a:off x="0" y="0"/>
                          <a:ext cx="1238250" cy="328612"/>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16BC01" w14:textId="1082C71D" w:rsidR="00C11F2A" w:rsidRPr="00C11F2A" w:rsidRDefault="00C11F2A" w:rsidP="00C11F2A">
                            <w:pPr>
                              <w:rPr>
                                <w:color w:val="000000" w:themeColor="text1"/>
                              </w:rPr>
                            </w:pPr>
                            <w:proofErr w:type="spellStart"/>
                            <w:r w:rsidRPr="00C11F2A">
                              <w:rPr>
                                <w:b/>
                                <w:bCs/>
                                <w:color w:val="000000" w:themeColor="text1"/>
                                <w:sz w:val="15"/>
                                <w:szCs w:val="15"/>
                              </w:rPr>
                              <w:t>FSM_mainEntry_PDU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CEE227" id="Rectangle 20" o:spid="_x0000_s1028" style="width:97.5pt;height:2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" fillcolor="#e7e6e6 [3214]" strokecolor="#091723 [484]" strokeweight="1pt">
                <v:textbox>
                  <w:txbxContent>
                    <w:p w14:paraId="5B16BC01" w14:textId="1082C71D" w:rsidR="00C11F2A" w:rsidRPr="00C11F2A" w:rsidRDefault="00C11F2A" w:rsidP="00C11F2A">
                      <w:pPr>
                        <w:rPr>
                          <w:color w:val="000000" w:themeColor="text1"/>
                        </w:rPr>
                      </w:pPr>
                      <w:proofErr w:type="spellStart"/>
                      <w:r w:rsidRPr="00C11F2A">
                        <w:rPr>
                          <w:b/>
                          <w:bCs/>
                          <w:color w:val="000000" w:themeColor="text1"/>
                          <w:sz w:val="15"/>
                          <w:szCs w:val="15"/>
                        </w:rPr>
                        <w:t>FSM_mainEntry_PDU</w:t>
                      </w:r>
                      <w:proofErr w:type="spellEnd"/>
                    </w:p>
                  </w:txbxContent>
                </v:textbox>
                <w10:anchorlock/>
              </v:rect>
            </w:pict>
          </mc:Fallback>
        </mc:AlternateContent>
      </w:r>
    </w:p>
    <w:p w14:paraId="1B6C33DF" w14:textId="32B9A987" w:rsidR="00EA5CB4" w:rsidRDefault="009D1EAF" w:rsidP="00EA5CB4">
      <w:pPr>
        <w:ind w:firstLineChars="200" w:firstLine="420"/>
        <w:jc w:val="center"/>
      </w:pPr>
      <w:r>
        <w:rPr>
          <w:noProof/>
        </w:rPr>
        <mc:AlternateContent>
          <mc:Choice Requires="wps">
            <w:drawing>
              <wp:anchor distT="0" distB="0" distL="114300" distR="114300" simplePos="0" relativeHeight="251679744" behindDoc="0" locked="0" layoutInCell="1" allowOverlap="1" wp14:anchorId="3B8FB7C5" wp14:editId="648C8226">
                <wp:simplePos x="0" y="0"/>
                <wp:positionH relativeFrom="column">
                  <wp:posOffset>3170237</wp:posOffset>
                </wp:positionH>
                <wp:positionV relativeFrom="paragraph">
                  <wp:posOffset>123191</wp:posOffset>
                </wp:positionV>
                <wp:extent cx="709295" cy="171450"/>
                <wp:effectExtent l="173673" t="0" r="169227" b="0"/>
                <wp:wrapNone/>
                <wp:docPr id="670934520" name="Arrow: Right 27"/>
                <wp:cNvGraphicFramePr/>
                <a:graphic xmlns:a="http://schemas.openxmlformats.org/drawingml/2006/main">
                  <a:graphicData uri="http://schemas.microsoft.com/office/word/2010/wordprocessingShape">
                    <wps:wsp>
                      <wps:cNvSpPr/>
                      <wps:spPr>
                        <a:xfrm rot="3068937">
                          <a:off x="0" y="0"/>
                          <a:ext cx="709295" cy="171450"/>
                        </a:xfrm>
                        <a:prstGeom prst="rightArrow">
                          <a:avLst/>
                        </a:prstGeom>
                        <a:solidFill>
                          <a:schemeClr val="tx1">
                            <a:lumMod val="65000"/>
                            <a:lumOff val="35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05F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249.6pt;margin-top:9.7pt;width:55.85pt;height:13.5pt;rotation:3352098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" adj="18989" fillcolor="#5a5a5a [2109]" strokecolor="#44546a [3215]" strokeweight="1pt"/>
            </w:pict>
          </mc:Fallback>
        </mc:AlternateContent>
      </w:r>
      <w:r>
        <w:rPr>
          <w:noProof/>
        </w:rPr>
        <mc:AlternateContent>
          <mc:Choice Requires="wps">
            <w:drawing>
              <wp:anchor distT="0" distB="0" distL="114300" distR="114300" simplePos="0" relativeHeight="251681792" behindDoc="0" locked="0" layoutInCell="1" allowOverlap="1" wp14:anchorId="40CA8514" wp14:editId="4A8C899D">
                <wp:simplePos x="0" y="0"/>
                <wp:positionH relativeFrom="column">
                  <wp:posOffset>2209165</wp:posOffset>
                </wp:positionH>
                <wp:positionV relativeFrom="paragraph">
                  <wp:posOffset>114935</wp:posOffset>
                </wp:positionV>
                <wp:extent cx="709295" cy="171450"/>
                <wp:effectExtent l="173673" t="0" r="169227" b="0"/>
                <wp:wrapNone/>
                <wp:docPr id="512872870" name="Arrow: Right 27"/>
                <wp:cNvGraphicFramePr/>
                <a:graphic xmlns:a="http://schemas.openxmlformats.org/drawingml/2006/main">
                  <a:graphicData uri="http://schemas.microsoft.com/office/word/2010/wordprocessingShape">
                    <wps:wsp>
                      <wps:cNvSpPr/>
                      <wps:spPr>
                        <a:xfrm rot="7694726">
                          <a:off x="0" y="0"/>
                          <a:ext cx="709295" cy="171450"/>
                        </a:xfrm>
                        <a:prstGeom prst="rightArrow">
                          <a:avLst/>
                        </a:prstGeom>
                        <a:solidFill>
                          <a:schemeClr val="tx1">
                            <a:lumMod val="65000"/>
                            <a:lumOff val="35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C39F44" id="Arrow: Right 27" o:spid="_x0000_s1026" type="#_x0000_t13" style="position:absolute;margin-left:173.95pt;margin-top:9.05pt;width:55.85pt;height:13.5pt;rotation:8404693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" adj="18989" fillcolor="#5a5a5a [2109]" strokecolor="#44546a [3215]" strokeweight="1pt"/>
            </w:pict>
          </mc:Fallback>
        </mc:AlternateContent>
      </w:r>
      <w:r w:rsidR="00EA5CB4">
        <w:rPr>
          <w:noProof/>
        </w:rPr>
        <mc:AlternateContent>
          <mc:Choice Requires="wps">
            <w:drawing>
              <wp:anchor distT="0" distB="0" distL="114300" distR="114300" simplePos="0" relativeHeight="251673600" behindDoc="0" locked="0" layoutInCell="1" allowOverlap="1" wp14:anchorId="05A2AA68" wp14:editId="6E9C3D50">
                <wp:simplePos x="0" y="0"/>
                <wp:positionH relativeFrom="column">
                  <wp:posOffset>4599940</wp:posOffset>
                </wp:positionH>
                <wp:positionV relativeFrom="paragraph">
                  <wp:posOffset>26035</wp:posOffset>
                </wp:positionV>
                <wp:extent cx="1581150" cy="280988"/>
                <wp:effectExtent l="0" t="0" r="19050" b="24130"/>
                <wp:wrapNone/>
                <wp:docPr id="1223864153" name="Flowchart: Process 26"/>
                <wp:cNvGraphicFramePr/>
                <a:graphic xmlns:a="http://schemas.openxmlformats.org/drawingml/2006/main">
                  <a:graphicData uri="http://schemas.microsoft.com/office/word/2010/wordprocessingShape">
                    <wps:wsp>
                      <wps:cNvSpPr/>
                      <wps:spPr>
                        <a:xfrm>
                          <a:off x="0" y="0"/>
                          <a:ext cx="1581150" cy="280988"/>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064A34" w14:textId="56E6DA74"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初始化</w:t>
                            </w: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上电后或upper下发新参数时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A2AA68" id="Flowchart: Process 26" o:spid="_x0000_s1029" type="#_x0000_t109" style="position:absolute;left:0;text-align:left;margin-left:362.2pt;margin-top:2.05pt;width:124.5pt;height:22.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" fillcolor="#f8f8f8" strokecolor="black [3213]" strokeweight="1pt">
                <v:textbox>
                  <w:txbxContent>
                    <w:p w14:paraId="6A064A34" w14:textId="56E6DA74"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初始化</w:t>
                      </w: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上电后或upper下发新参数时</w:t>
                      </w:r>
                    </w:p>
                  </w:txbxContent>
                </v:textbox>
              </v:shape>
            </w:pict>
          </mc:Fallback>
        </mc:AlternateContent>
      </w:r>
      <w:r w:rsidR="00EA5CB4">
        <w:rPr>
          <w:noProof/>
        </w:rPr>
        <mc:AlternateContent>
          <mc:Choice Requires="wps">
            <w:drawing>
              <wp:anchor distT="0" distB="0" distL="114300" distR="114300" simplePos="0" relativeHeight="251668480" behindDoc="0" locked="0" layoutInCell="1" allowOverlap="1" wp14:anchorId="5396F28F" wp14:editId="254E8035">
                <wp:simplePos x="0" y="0"/>
                <wp:positionH relativeFrom="column">
                  <wp:posOffset>52388</wp:posOffset>
                </wp:positionH>
                <wp:positionV relativeFrom="paragraph">
                  <wp:posOffset>2540</wp:posOffset>
                </wp:positionV>
                <wp:extent cx="1581150" cy="280988"/>
                <wp:effectExtent l="0" t="0" r="19050" b="24130"/>
                <wp:wrapNone/>
                <wp:docPr id="715275348" name="Flowchart: Process 26"/>
                <wp:cNvGraphicFramePr/>
                <a:graphic xmlns:a="http://schemas.openxmlformats.org/drawingml/2006/main">
                  <a:graphicData uri="http://schemas.microsoft.com/office/word/2010/wordprocessingShape">
                    <wps:wsp>
                      <wps:cNvSpPr/>
                      <wps:spPr>
                        <a:xfrm>
                          <a:off x="0" y="0"/>
                          <a:ext cx="1581150" cy="280988"/>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478E23" w14:textId="77777777" w:rsidR="009D1EAF" w:rsidRPr="00EA5CB4" w:rsidRDefault="009D1EAF" w:rsidP="009D1EAF">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【未就绪】通常为拓扑参数为构建成功</w:t>
                            </w:r>
                          </w:p>
                          <w:p w14:paraId="3886D487" w14:textId="172E24D4" w:rsidR="00EA5CB4" w:rsidRPr="009D1EAF" w:rsidRDefault="00EA5CB4" w:rsidP="00EA5CB4">
                            <w:pPr>
                              <w:jc w:val="center"/>
                              <w:rPr>
                                <w:rFonts w:ascii="思源黑体" w:eastAsia="思源黑体" w:hAnsi="思源黑体"/>
                                <w:color w:val="000000" w:themeColor="text1"/>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F28F" id="_x0000_s1030" type="#_x0000_t109" style="position:absolute;left:0;text-align:left;margin-left:4.15pt;margin-top:.2pt;width:124.5pt;height:22.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" fillcolor="#f8f8f8" strokecolor="black [3213]" strokeweight="1pt">
                <v:textbox>
                  <w:txbxContent>
                    <w:p w14:paraId="60478E23" w14:textId="77777777" w:rsidR="009D1EAF" w:rsidRPr="00EA5CB4" w:rsidRDefault="009D1EAF" w:rsidP="009D1EAF">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【未就绪】通常为拓扑参数为构建成功</w:t>
                      </w:r>
                    </w:p>
                    <w:p w14:paraId="3886D487" w14:textId="172E24D4" w:rsidR="00EA5CB4" w:rsidRPr="009D1EAF" w:rsidRDefault="00EA5CB4" w:rsidP="00EA5CB4">
                      <w:pPr>
                        <w:jc w:val="center"/>
                        <w:rPr>
                          <w:rFonts w:ascii="思源黑体" w:eastAsia="思源黑体" w:hAnsi="思源黑体"/>
                          <w:color w:val="000000" w:themeColor="text1"/>
                          <w:sz w:val="11"/>
                          <w:szCs w:val="11"/>
                        </w:rPr>
                      </w:pPr>
                    </w:p>
                  </w:txbxContent>
                </v:textbox>
              </v:shape>
            </w:pict>
          </mc:Fallback>
        </mc:AlternateContent>
      </w:r>
    </w:p>
    <w:p w14:paraId="210EB5E6" w14:textId="6E5E3711" w:rsidR="00EA5CB4" w:rsidRDefault="00D04617" w:rsidP="00EA5CB4">
      <w:pPr>
        <w:ind w:firstLineChars="200" w:firstLine="420"/>
        <w:jc w:val="center"/>
      </w:pPr>
      <w:r>
        <w:rPr>
          <w:noProof/>
        </w:rPr>
        <mc:AlternateContent>
          <mc:Choice Requires="wps">
            <w:drawing>
              <wp:anchor distT="0" distB="0" distL="114300" distR="114300" simplePos="0" relativeHeight="251669504" behindDoc="0" locked="0" layoutInCell="1" allowOverlap="1" wp14:anchorId="2D682EBF" wp14:editId="7999D9F9">
                <wp:simplePos x="0" y="0"/>
                <wp:positionH relativeFrom="column">
                  <wp:posOffset>52070</wp:posOffset>
                </wp:positionH>
                <wp:positionV relativeFrom="paragraph">
                  <wp:posOffset>84773</wp:posOffset>
                </wp:positionV>
                <wp:extent cx="1581150" cy="280670"/>
                <wp:effectExtent l="0" t="0" r="19050" b="24130"/>
                <wp:wrapNone/>
                <wp:docPr id="1759391461" name="Flowchart: Process 26"/>
                <wp:cNvGraphicFramePr/>
                <a:graphic xmlns:a="http://schemas.openxmlformats.org/drawingml/2006/main">
                  <a:graphicData uri="http://schemas.microsoft.com/office/word/2010/wordprocessingShape">
                    <wps:wsp>
                      <wps:cNvSpPr/>
                      <wps:spPr>
                        <a:xfrm>
                          <a:off x="0" y="0"/>
                          <a:ext cx="1581150" cy="280670"/>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940B79" w14:textId="7777777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运行中</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静态库入口函数正常运行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682EBF" id="_x0000_s1031" type="#_x0000_t109" style="position:absolute;left:0;text-align:left;margin-left:4.1pt;margin-top:6.7pt;width:124.5pt;height:2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" fillcolor="#f8f8f8" strokecolor="black [3213]" strokeweight="1pt">
                <v:textbox>
                  <w:txbxContent>
                    <w:p w14:paraId="27940B79" w14:textId="7777777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运行中</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静态库入口函数正常运行</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07C519F" wp14:editId="44D31183">
                <wp:simplePos x="0" y="0"/>
                <wp:positionH relativeFrom="column">
                  <wp:posOffset>4600575</wp:posOffset>
                </wp:positionH>
                <wp:positionV relativeFrom="paragraph">
                  <wp:posOffset>108585</wp:posOffset>
                </wp:positionV>
                <wp:extent cx="1581150" cy="280988"/>
                <wp:effectExtent l="0" t="0" r="19050" b="24130"/>
                <wp:wrapNone/>
                <wp:docPr id="317980538" name="Flowchart: Process 26"/>
                <wp:cNvGraphicFramePr/>
                <a:graphic xmlns:a="http://schemas.openxmlformats.org/drawingml/2006/main">
                  <a:graphicData uri="http://schemas.microsoft.com/office/word/2010/wordprocessingShape">
                    <wps:wsp>
                      <wps:cNvSpPr/>
                      <wps:spPr>
                        <a:xfrm>
                          <a:off x="0" y="0"/>
                          <a:ext cx="1581150" cy="280988"/>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CC0A79" w14:textId="761317B5"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旁路</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暂时不启用功率分配静态库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C519F" id="_x0000_s1032" type="#_x0000_t109" style="position:absolute;left:0;text-align:left;margin-left:362.25pt;margin-top:8.55pt;width:124.5pt;height:2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" fillcolor="#f8f8f8" strokecolor="black [3213]" strokeweight="1pt">
                <v:textbox>
                  <w:txbxContent>
                    <w:p w14:paraId="2CCC0A79" w14:textId="761317B5"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旁路</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暂时不启用功率分配静态库</w:t>
                      </w:r>
                    </w:p>
                  </w:txbxContent>
                </v:textbox>
              </v:shape>
            </w:pict>
          </mc:Fallback>
        </mc:AlternateContent>
      </w:r>
    </w:p>
    <w:p w14:paraId="4C6501C2" w14:textId="28A31C6E" w:rsidR="00EA5CB4" w:rsidRDefault="009D1EAF" w:rsidP="00EA5CB4">
      <w:pPr>
        <w:ind w:firstLineChars="200" w:firstLine="420"/>
        <w:jc w:val="center"/>
      </w:pPr>
      <w:r>
        <w:rPr>
          <w:noProof/>
        </w:rPr>
        <mc:AlternateContent>
          <mc:Choice Requires="wps">
            <w:drawing>
              <wp:anchor distT="0" distB="0" distL="114300" distR="114300" simplePos="0" relativeHeight="251685888" behindDoc="0" locked="0" layoutInCell="1" allowOverlap="1" wp14:anchorId="6E97DE4C" wp14:editId="6CED8EC1">
                <wp:simplePos x="0" y="0"/>
                <wp:positionH relativeFrom="column">
                  <wp:posOffset>3154045</wp:posOffset>
                </wp:positionH>
                <wp:positionV relativeFrom="paragraph">
                  <wp:posOffset>110173</wp:posOffset>
                </wp:positionV>
                <wp:extent cx="1295083" cy="456882"/>
                <wp:effectExtent l="0" t="0" r="19685" b="19685"/>
                <wp:wrapNone/>
                <wp:docPr id="1830092985" name="Flowchart: Process 26"/>
                <wp:cNvGraphicFramePr/>
                <a:graphic xmlns:a="http://schemas.openxmlformats.org/drawingml/2006/main">
                  <a:graphicData uri="http://schemas.microsoft.com/office/word/2010/wordprocessingShape">
                    <wps:wsp>
                      <wps:cNvSpPr/>
                      <wps:spPr>
                        <a:xfrm>
                          <a:off x="0" y="0"/>
                          <a:ext cx="1295083" cy="456882"/>
                        </a:xfrm>
                        <a:prstGeom prst="flowChartProcess">
                          <a:avLst/>
                        </a:prstGeom>
                        <a:solidFill>
                          <a:srgbClr val="D4D4D4"/>
                        </a:solid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991A40" w14:textId="2075D0D5" w:rsidR="009D1EAF" w:rsidRP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【采】通过回调接口输入序号查询对应的节点、接触器、充电枪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7DE4C" id="_x0000_s1033" type="#_x0000_t109" style="position:absolute;left:0;text-align:left;margin-left:248.35pt;margin-top:8.7pt;width:102pt;height:3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" fillcolor="#d4d4d4" strokecolor="#cfcdcd [2894]" strokeweight="1pt">
                <v:textbox>
                  <w:txbxContent>
                    <w:p w14:paraId="2A991A40" w14:textId="2075D0D5" w:rsidR="009D1EAF" w:rsidRP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【采】通过回调接口输入序号查询对应的节点、接触器、充电枪</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30A613" wp14:editId="0F7604D6">
                <wp:simplePos x="0" y="0"/>
                <wp:positionH relativeFrom="column">
                  <wp:posOffset>1819275</wp:posOffset>
                </wp:positionH>
                <wp:positionV relativeFrom="paragraph">
                  <wp:posOffset>106363</wp:posOffset>
                </wp:positionV>
                <wp:extent cx="1190625" cy="461645"/>
                <wp:effectExtent l="0" t="0" r="28575" b="14605"/>
                <wp:wrapNone/>
                <wp:docPr id="1902609108" name="Flowchart: Process 26"/>
                <wp:cNvGraphicFramePr/>
                <a:graphic xmlns:a="http://schemas.openxmlformats.org/drawingml/2006/main">
                  <a:graphicData uri="http://schemas.microsoft.com/office/word/2010/wordprocessingShape">
                    <wps:wsp>
                      <wps:cNvSpPr/>
                      <wps:spPr>
                        <a:xfrm>
                          <a:off x="0" y="0"/>
                          <a:ext cx="1190625" cy="461645"/>
                        </a:xfrm>
                        <a:prstGeom prst="flowChartProcess">
                          <a:avLst/>
                        </a:prstGeom>
                        <a:solidFill>
                          <a:srgbClr val="D4D4D4"/>
                        </a:solid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CE79C" w14:textId="77777777" w:rsid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【控】通过回调接口</w:t>
                            </w:r>
                          </w:p>
                          <w:p w14:paraId="3CE9FD59" w14:textId="7B1E18B2" w:rsidR="009D1EAF" w:rsidRP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调配功率模块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0A613" id="_x0000_s1034" type="#_x0000_t109" style="position:absolute;left:0;text-align:left;margin-left:143.25pt;margin-top:8.4pt;width:93.75pt;height:3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" fillcolor="#d4d4d4" strokecolor="#cfcdcd [2894]" strokeweight="1pt">
                <v:textbox>
                  <w:txbxContent>
                    <w:p w14:paraId="250CE79C" w14:textId="77777777" w:rsid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【控】通过回调接口</w:t>
                      </w:r>
                    </w:p>
                    <w:p w14:paraId="3CE9FD59" w14:textId="7B1E18B2" w:rsidR="009D1EAF" w:rsidRPr="009D1EAF" w:rsidRDefault="009D1EAF" w:rsidP="009D1EAF">
                      <w:pPr>
                        <w:jc w:val="center"/>
                        <w:rPr>
                          <w:rFonts w:ascii="思源黑体" w:eastAsia="思源黑体" w:hAnsi="思源黑体"/>
                          <w:color w:val="000000" w:themeColor="text1"/>
                          <w:sz w:val="11"/>
                          <w:szCs w:val="11"/>
                        </w:rPr>
                      </w:pPr>
                      <w:r>
                        <w:rPr>
                          <w:rFonts w:ascii="思源黑体" w:eastAsia="思源黑体" w:hAnsi="思源黑体" w:hint="eastAsia"/>
                          <w:color w:val="000000" w:themeColor="text1"/>
                          <w:sz w:val="11"/>
                          <w:szCs w:val="11"/>
                        </w:rPr>
                        <w:t>调配功率模块</w:t>
                      </w:r>
                    </w:p>
                  </w:txbxContent>
                </v:textbox>
              </v:shape>
            </w:pict>
          </mc:Fallback>
        </mc:AlternateContent>
      </w:r>
      <w:r w:rsidR="00D04617">
        <w:rPr>
          <w:noProof/>
        </w:rPr>
        <mc:AlternateContent>
          <mc:Choice Requires="wps">
            <w:drawing>
              <wp:anchor distT="0" distB="0" distL="114300" distR="114300" simplePos="0" relativeHeight="251670528" behindDoc="0" locked="0" layoutInCell="1" allowOverlap="1" wp14:anchorId="7EE52F08" wp14:editId="517C0727">
                <wp:simplePos x="0" y="0"/>
                <wp:positionH relativeFrom="column">
                  <wp:posOffset>52070</wp:posOffset>
                </wp:positionH>
                <wp:positionV relativeFrom="paragraph">
                  <wp:posOffset>162243</wp:posOffset>
                </wp:positionV>
                <wp:extent cx="1581150" cy="280670"/>
                <wp:effectExtent l="0" t="0" r="19050" b="24130"/>
                <wp:wrapNone/>
                <wp:docPr id="1300721247" name="Flowchart: Process 26"/>
                <wp:cNvGraphicFramePr/>
                <a:graphic xmlns:a="http://schemas.openxmlformats.org/drawingml/2006/main">
                  <a:graphicData uri="http://schemas.microsoft.com/office/word/2010/wordprocessingShape">
                    <wps:wsp>
                      <wps:cNvSpPr/>
                      <wps:spPr>
                        <a:xfrm>
                          <a:off x="0" y="0"/>
                          <a:ext cx="1581150" cy="280670"/>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88DEEB" w14:textId="7777777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故障中</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数据库错误；无法分配功率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52F08" id="_x0000_s1035" type="#_x0000_t109" style="position:absolute;left:0;text-align:left;margin-left:4.1pt;margin-top:12.8pt;width:124.5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" fillcolor="#f8f8f8" strokecolor="black [3213]" strokeweight="1pt">
                <v:textbox>
                  <w:txbxContent>
                    <w:p w14:paraId="7588DEEB" w14:textId="7777777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故障中</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数据库错误；无法分配功率</w:t>
                      </w:r>
                    </w:p>
                  </w:txbxContent>
                </v:textbox>
              </v:shape>
            </w:pict>
          </mc:Fallback>
        </mc:AlternateContent>
      </w:r>
      <w:r w:rsidR="00D04617">
        <w:rPr>
          <w:noProof/>
        </w:rPr>
        <mc:AlternateContent>
          <mc:Choice Requires="wps">
            <w:drawing>
              <wp:anchor distT="0" distB="0" distL="114300" distR="114300" simplePos="0" relativeHeight="251677696" behindDoc="0" locked="0" layoutInCell="1" allowOverlap="1" wp14:anchorId="68C0E3A4" wp14:editId="48741EA2">
                <wp:simplePos x="0" y="0"/>
                <wp:positionH relativeFrom="column">
                  <wp:posOffset>4600257</wp:posOffset>
                </wp:positionH>
                <wp:positionV relativeFrom="paragraph">
                  <wp:posOffset>191135</wp:posOffset>
                </wp:positionV>
                <wp:extent cx="1581150" cy="280670"/>
                <wp:effectExtent l="0" t="0" r="19050" b="24130"/>
                <wp:wrapNone/>
                <wp:docPr id="549286596" name="Flowchart: Process 26"/>
                <wp:cNvGraphicFramePr/>
                <a:graphic xmlns:a="http://schemas.openxmlformats.org/drawingml/2006/main">
                  <a:graphicData uri="http://schemas.microsoft.com/office/word/2010/wordprocessingShape">
                    <wps:wsp>
                      <wps:cNvSpPr/>
                      <wps:spPr>
                        <a:xfrm>
                          <a:off x="0" y="0"/>
                          <a:ext cx="1581150" cy="280670"/>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A5A1B" w14:textId="4D85E171"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运行</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正常执行功率分配逻辑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0E3A4" id="_x0000_s1036" type="#_x0000_t109" style="position:absolute;left:0;text-align:left;margin-left:362.2pt;margin-top:15.05pt;width:124.5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" fillcolor="#f8f8f8" strokecolor="black [3213]" strokeweight="1pt">
                <v:textbox>
                  <w:txbxContent>
                    <w:p w14:paraId="73CA5A1B" w14:textId="4D85E171"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运行</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正常执行功率分配逻辑</w:t>
                      </w:r>
                    </w:p>
                  </w:txbxContent>
                </v:textbox>
              </v:shape>
            </w:pict>
          </mc:Fallback>
        </mc:AlternateContent>
      </w:r>
    </w:p>
    <w:p w14:paraId="5A015B13" w14:textId="15B39C2D" w:rsidR="00EA5CB4" w:rsidRDefault="00EA5CB4" w:rsidP="00EA5CB4">
      <w:pPr>
        <w:ind w:firstLineChars="200" w:firstLine="420"/>
        <w:jc w:val="center"/>
      </w:pPr>
    </w:p>
    <w:p w14:paraId="010FBB74" w14:textId="59B296E1" w:rsidR="00EA5CB4" w:rsidRDefault="00D04617" w:rsidP="00EA5CB4">
      <w:pPr>
        <w:ind w:firstLineChars="200" w:firstLine="420"/>
        <w:jc w:val="center"/>
      </w:pPr>
      <w:r>
        <w:rPr>
          <w:noProof/>
        </w:rPr>
        <mc:AlternateContent>
          <mc:Choice Requires="wps">
            <w:drawing>
              <wp:anchor distT="0" distB="0" distL="114300" distR="114300" simplePos="0" relativeHeight="251671552" behindDoc="0" locked="0" layoutInCell="1" allowOverlap="1" wp14:anchorId="6F00AE0E" wp14:editId="14D07396">
                <wp:simplePos x="0" y="0"/>
                <wp:positionH relativeFrom="column">
                  <wp:posOffset>52070</wp:posOffset>
                </wp:positionH>
                <wp:positionV relativeFrom="paragraph">
                  <wp:posOffset>46673</wp:posOffset>
                </wp:positionV>
                <wp:extent cx="1581150" cy="280670"/>
                <wp:effectExtent l="0" t="0" r="19050" b="24130"/>
                <wp:wrapNone/>
                <wp:docPr id="1698909784" name="Flowchart: Process 26"/>
                <wp:cNvGraphicFramePr/>
                <a:graphic xmlns:a="http://schemas.openxmlformats.org/drawingml/2006/main">
                  <a:graphicData uri="http://schemas.microsoft.com/office/word/2010/wordprocessingShape">
                    <wps:wsp>
                      <wps:cNvSpPr/>
                      <wps:spPr>
                        <a:xfrm>
                          <a:off x="0" y="0"/>
                          <a:ext cx="1581150" cy="280670"/>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CE5E5" w14:textId="6284416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旁路中</w:t>
                            </w: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入口函数直接返回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0AE0E" id="_x0000_s1037" type="#_x0000_t109" style="position:absolute;left:0;text-align:left;margin-left:4.1pt;margin-top:3.7pt;width:124.5pt;height:2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" fillcolor="#f8f8f8" strokecolor="black [3213]" strokeweight="1pt">
                <v:textbox>
                  <w:txbxContent>
                    <w:p w14:paraId="1EDCE5E5" w14:textId="62844167" w:rsidR="00EA5CB4" w:rsidRPr="00EA5CB4" w:rsidRDefault="00EA5CB4" w:rsidP="00EA5CB4">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旁路中</w:t>
                      </w:r>
                      <w:r w:rsidRPr="00EA5CB4">
                        <w:rPr>
                          <w:rFonts w:ascii="思源黑体" w:eastAsia="思源黑体" w:hAnsi="思源黑体" w:hint="eastAsia"/>
                          <w:color w:val="000000" w:themeColor="text1"/>
                          <w:sz w:val="11"/>
                          <w:szCs w:val="11"/>
                        </w:rPr>
                        <w:t>】</w:t>
                      </w:r>
                      <w:r w:rsidR="00D04617">
                        <w:rPr>
                          <w:rFonts w:ascii="思源黑体" w:eastAsia="思源黑体" w:hAnsi="思源黑体" w:hint="eastAsia"/>
                          <w:color w:val="000000" w:themeColor="text1"/>
                          <w:sz w:val="11"/>
                          <w:szCs w:val="11"/>
                        </w:rPr>
                        <w:t>入口函数直接返回</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A93670C" wp14:editId="33530F34">
                <wp:simplePos x="0" y="0"/>
                <wp:positionH relativeFrom="column">
                  <wp:posOffset>4600892</wp:posOffset>
                </wp:positionH>
                <wp:positionV relativeFrom="paragraph">
                  <wp:posOffset>75565</wp:posOffset>
                </wp:positionV>
                <wp:extent cx="1581150" cy="280988"/>
                <wp:effectExtent l="0" t="0" r="19050" b="24130"/>
                <wp:wrapNone/>
                <wp:docPr id="304912319" name="Flowchart: Process 26"/>
                <wp:cNvGraphicFramePr/>
                <a:graphic xmlns:a="http://schemas.openxmlformats.org/drawingml/2006/main">
                  <a:graphicData uri="http://schemas.microsoft.com/office/word/2010/wordprocessingShape">
                    <wps:wsp>
                      <wps:cNvSpPr/>
                      <wps:spPr>
                        <a:xfrm>
                          <a:off x="0" y="0"/>
                          <a:ext cx="1581150" cy="280988"/>
                        </a:xfrm>
                        <a:prstGeom prst="flowChartProcess">
                          <a:avLst/>
                        </a:prstGeom>
                        <a:solidFill>
                          <a:srgbClr val="F8F8F8"/>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EEEFB2" w14:textId="16D8AA40"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调试</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在RTT终端打印调试信息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3670C" id="_x0000_s1038" type="#_x0000_t109" style="position:absolute;left:0;text-align:left;margin-left:362.25pt;margin-top:5.95pt;width:124.5pt;height:2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" fillcolor="#f8f8f8" strokecolor="black [3213]" strokeweight="1pt">
                <v:textbox>
                  <w:txbxContent>
                    <w:p w14:paraId="6BEEEFB2" w14:textId="16D8AA40" w:rsidR="00D04617" w:rsidRPr="00EA5CB4" w:rsidRDefault="00D04617" w:rsidP="00D04617">
                      <w:pPr>
                        <w:jc w:val="center"/>
                        <w:rPr>
                          <w:rFonts w:ascii="思源黑体" w:eastAsia="思源黑体" w:hAnsi="思源黑体"/>
                          <w:color w:val="000000" w:themeColor="text1"/>
                          <w:sz w:val="11"/>
                          <w:szCs w:val="11"/>
                        </w:rPr>
                      </w:pP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调试</w:t>
                      </w:r>
                      <w:r w:rsidRPr="00EA5CB4">
                        <w:rPr>
                          <w:rFonts w:ascii="思源黑体" w:eastAsia="思源黑体" w:hAnsi="思源黑体" w:hint="eastAsia"/>
                          <w:color w:val="000000" w:themeColor="text1"/>
                          <w:sz w:val="11"/>
                          <w:szCs w:val="11"/>
                        </w:rPr>
                        <w:t>】</w:t>
                      </w:r>
                      <w:r>
                        <w:rPr>
                          <w:rFonts w:ascii="思源黑体" w:eastAsia="思源黑体" w:hAnsi="思源黑体" w:hint="eastAsia"/>
                          <w:color w:val="000000" w:themeColor="text1"/>
                          <w:sz w:val="11"/>
                          <w:szCs w:val="11"/>
                        </w:rPr>
                        <w:t>在RTT终端打印调试信息</w:t>
                      </w:r>
                    </w:p>
                  </w:txbxContent>
                </v:textbox>
              </v:shape>
            </w:pict>
          </mc:Fallback>
        </mc:AlternateContent>
      </w:r>
    </w:p>
    <w:p w14:paraId="7DF305D0" w14:textId="44585D19" w:rsidR="0045311A" w:rsidRDefault="0045311A" w:rsidP="00230E6C">
      <w:pPr>
        <w:ind w:firstLineChars="200" w:firstLine="420"/>
        <w:jc w:val="center"/>
      </w:pPr>
    </w:p>
    <w:p w14:paraId="53F0AE21" w14:textId="0A1BA15E" w:rsidR="0045311A" w:rsidRDefault="0045311A" w:rsidP="00230E6C">
      <w:pPr>
        <w:ind w:firstLineChars="200" w:firstLine="420"/>
        <w:jc w:val="center"/>
      </w:pPr>
    </w:p>
    <w:p w14:paraId="4B7C395B" w14:textId="77777777" w:rsidR="00BF55C5" w:rsidRPr="00A34D4D" w:rsidRDefault="00BF55C5" w:rsidP="00230E6C">
      <w:pPr>
        <w:ind w:firstLineChars="200" w:firstLine="420"/>
        <w:jc w:val="center"/>
      </w:pPr>
    </w:p>
    <w:p w14:paraId="2CC3D671" w14:textId="77777777" w:rsidR="00923C94" w:rsidRPr="000E6576" w:rsidRDefault="00923C94" w:rsidP="00923C94">
      <w:pPr>
        <w:pStyle w:val="Heading2"/>
      </w:pPr>
      <w:bookmarkStart w:id="45" w:name="_Toc209380750"/>
      <w:r w:rsidRPr="000E6576">
        <w:rPr>
          <w:rFonts w:hint="eastAsia"/>
        </w:rPr>
        <w:t>3.</w:t>
      </w:r>
      <w:r>
        <w:rPr>
          <w:rFonts w:hint="eastAsia"/>
        </w:rPr>
        <w:t>2</w:t>
      </w:r>
      <w:bookmarkStart w:id="46" w:name="_Toc241565399"/>
      <w:r>
        <w:rPr>
          <w:rFonts w:hint="eastAsia"/>
        </w:rPr>
        <w:t>软件架构技术决策分析</w:t>
      </w:r>
      <w:bookmarkEnd w:id="45"/>
      <w:bookmarkEnd w:id="46"/>
    </w:p>
    <w:p w14:paraId="459708D2" w14:textId="3D047C79" w:rsidR="00BA6D0B" w:rsidRPr="007F2507" w:rsidRDefault="00405BE0" w:rsidP="007F2507">
      <w:pPr>
        <w:ind w:firstLineChars="200" w:firstLine="422"/>
        <w:rPr>
          <w:b/>
          <w:kern w:val="0"/>
          <w:szCs w:val="20"/>
        </w:rPr>
      </w:pPr>
      <w:r w:rsidRPr="002F2F8E">
        <w:rPr>
          <w:rFonts w:hint="eastAsia"/>
          <w:b/>
          <w:kern w:val="0"/>
          <w:szCs w:val="20"/>
        </w:rPr>
        <w:t>优势：</w:t>
      </w:r>
    </w:p>
    <w:p w14:paraId="1CEB9BAB" w14:textId="6AC58128" w:rsidR="00AC3C8E" w:rsidRDefault="00AC3C8E" w:rsidP="00AC3C8E">
      <w:pPr>
        <w:pStyle w:val="ListParagraph"/>
        <w:numPr>
          <w:ilvl w:val="0"/>
          <w:numId w:val="23"/>
        </w:numPr>
        <w:ind w:firstLineChars="0"/>
        <w:rPr>
          <w:b/>
          <w:kern w:val="0"/>
          <w:szCs w:val="20"/>
        </w:rPr>
      </w:pPr>
      <w:r>
        <w:rPr>
          <w:rFonts w:hint="eastAsia"/>
          <w:b/>
          <w:kern w:val="0"/>
          <w:szCs w:val="20"/>
        </w:rPr>
        <w:t>功率分配静态库编译时根据</w:t>
      </w:r>
      <w:proofErr w:type="spellStart"/>
      <w:r>
        <w:rPr>
          <w:rFonts w:hint="eastAsia"/>
          <w:b/>
          <w:kern w:val="0"/>
          <w:szCs w:val="20"/>
        </w:rPr>
        <w:t>icf</w:t>
      </w:r>
      <w:proofErr w:type="spellEnd"/>
      <w:r>
        <w:rPr>
          <w:rFonts w:hint="eastAsia"/>
          <w:b/>
          <w:kern w:val="0"/>
          <w:szCs w:val="20"/>
        </w:rPr>
        <w:t>预设参数与应用程序静态内存隔离</w:t>
      </w:r>
    </w:p>
    <w:p w14:paraId="4E691FB7" w14:textId="4C76CC1B" w:rsidR="00AC3C8E" w:rsidRDefault="00AC3C8E" w:rsidP="00AC3C8E">
      <w:pPr>
        <w:pStyle w:val="ListParagraph"/>
        <w:numPr>
          <w:ilvl w:val="0"/>
          <w:numId w:val="23"/>
        </w:numPr>
        <w:ind w:firstLineChars="0"/>
        <w:rPr>
          <w:b/>
          <w:kern w:val="0"/>
          <w:szCs w:val="20"/>
        </w:rPr>
      </w:pPr>
      <w:r>
        <w:rPr>
          <w:rFonts w:hint="eastAsia"/>
          <w:b/>
          <w:kern w:val="0"/>
          <w:szCs w:val="20"/>
        </w:rPr>
        <w:t>代码间集约管理注册互通变量，避免“全局变量迷宫”</w:t>
      </w:r>
    </w:p>
    <w:p w14:paraId="101DA592" w14:textId="6668AF31" w:rsidR="007F2507" w:rsidRPr="00AC3C8E" w:rsidRDefault="00571727" w:rsidP="00AC3C8E">
      <w:pPr>
        <w:pStyle w:val="ListParagraph"/>
        <w:numPr>
          <w:ilvl w:val="0"/>
          <w:numId w:val="23"/>
        </w:numPr>
        <w:ind w:firstLineChars="0"/>
        <w:rPr>
          <w:b/>
          <w:kern w:val="0"/>
          <w:szCs w:val="20"/>
        </w:rPr>
      </w:pPr>
      <w:r>
        <w:rPr>
          <w:rFonts w:hint="eastAsia"/>
          <w:b/>
        </w:rPr>
        <w:t>数据结构</w:t>
      </w:r>
      <w:r w:rsidR="007F2507">
        <w:rPr>
          <w:rFonts w:hint="eastAsia"/>
          <w:b/>
        </w:rPr>
        <w:t>为软件运行后动态生成，通过参数设置实现一个程序可以适配多种拓扑结构</w:t>
      </w:r>
    </w:p>
    <w:p w14:paraId="1C4BA505" w14:textId="77777777" w:rsidR="00405BE0" w:rsidRPr="002F2F8E" w:rsidRDefault="002F2F8E" w:rsidP="00923C94">
      <w:pPr>
        <w:ind w:firstLineChars="200" w:firstLine="422"/>
        <w:rPr>
          <w:b/>
          <w:kern w:val="0"/>
        </w:rPr>
      </w:pPr>
      <w:r>
        <w:rPr>
          <w:rFonts w:hint="eastAsia"/>
          <w:b/>
          <w:kern w:val="0"/>
        </w:rPr>
        <w:lastRenderedPageBreak/>
        <w:t>风险</w:t>
      </w:r>
      <w:r w:rsidRPr="002F2F8E">
        <w:rPr>
          <w:rFonts w:hint="eastAsia"/>
          <w:b/>
          <w:kern w:val="0"/>
        </w:rPr>
        <w:t>：</w:t>
      </w:r>
    </w:p>
    <w:p w14:paraId="1D06657E" w14:textId="7AD30E97" w:rsidR="00405BE0" w:rsidRDefault="00AC3C8E" w:rsidP="00AC3C8E">
      <w:pPr>
        <w:pStyle w:val="ListParagraph"/>
        <w:numPr>
          <w:ilvl w:val="0"/>
          <w:numId w:val="24"/>
        </w:numPr>
        <w:ind w:firstLineChars="0"/>
        <w:rPr>
          <w:b/>
        </w:rPr>
      </w:pPr>
      <w:r w:rsidRPr="00AC3C8E">
        <w:rPr>
          <w:rFonts w:hint="eastAsia"/>
          <w:b/>
        </w:rPr>
        <w:t>需要兼容多种拓扑结构，</w:t>
      </w:r>
      <w:r w:rsidR="007F2507">
        <w:rPr>
          <w:rFonts w:hint="eastAsia"/>
          <w:b/>
        </w:rPr>
        <w:t>势必</w:t>
      </w:r>
      <w:r w:rsidRPr="00AC3C8E">
        <w:rPr>
          <w:rFonts w:hint="eastAsia"/>
          <w:b/>
        </w:rPr>
        <w:t>会导致软件维护灵活性降低</w:t>
      </w:r>
    </w:p>
    <w:p w14:paraId="236531B5" w14:textId="7BD7CDD0" w:rsidR="00024302" w:rsidRDefault="00024302" w:rsidP="00AC3C8E">
      <w:pPr>
        <w:pStyle w:val="ListParagraph"/>
        <w:numPr>
          <w:ilvl w:val="0"/>
          <w:numId w:val="24"/>
        </w:numPr>
        <w:ind w:firstLineChars="0"/>
        <w:rPr>
          <w:b/>
        </w:rPr>
      </w:pPr>
      <w:r>
        <w:rPr>
          <w:rFonts w:hint="eastAsia"/>
          <w:b/>
        </w:rPr>
        <w:t>软件前期验证功率分配算法准确性只能依靠</w:t>
      </w:r>
      <w:r>
        <w:rPr>
          <w:rFonts w:hint="eastAsia"/>
          <w:b/>
        </w:rPr>
        <w:t>demo</w:t>
      </w:r>
      <w:r>
        <w:rPr>
          <w:rFonts w:hint="eastAsia"/>
          <w:b/>
        </w:rPr>
        <w:t>的沙盘推演，无法验证实时性和与</w:t>
      </w:r>
      <w:r>
        <w:rPr>
          <w:rFonts w:hint="eastAsia"/>
          <w:b/>
        </w:rPr>
        <w:t>IMAP</w:t>
      </w:r>
      <w:r>
        <w:rPr>
          <w:rFonts w:hint="eastAsia"/>
          <w:b/>
        </w:rPr>
        <w:t>平台的结合度是否良好。</w:t>
      </w:r>
    </w:p>
    <w:p w14:paraId="248566BC" w14:textId="0A260D66" w:rsidR="007F2507" w:rsidRPr="007F2507" w:rsidRDefault="007F2507" w:rsidP="007F2507">
      <w:pPr>
        <w:pStyle w:val="ListParagraph"/>
        <w:ind w:left="782" w:firstLineChars="0" w:firstLine="0"/>
        <w:rPr>
          <w:b/>
        </w:rPr>
      </w:pPr>
    </w:p>
    <w:p w14:paraId="39838E47" w14:textId="73E60B4A" w:rsidR="00AC3C8E" w:rsidRPr="007F2507" w:rsidRDefault="00AC3C8E" w:rsidP="007F2507">
      <w:pPr>
        <w:pStyle w:val="ListParagraph"/>
        <w:ind w:left="782" w:firstLineChars="0" w:firstLine="0"/>
        <w:rPr>
          <w:b/>
          <w:kern w:val="0"/>
        </w:rPr>
      </w:pPr>
    </w:p>
    <w:p w14:paraId="4332C60B" w14:textId="77777777" w:rsidR="002F2F8E" w:rsidRPr="007F2507" w:rsidRDefault="002F2F8E" w:rsidP="00923C94">
      <w:pPr>
        <w:ind w:firstLineChars="200" w:firstLine="422"/>
        <w:rPr>
          <w:b/>
          <w:kern w:val="0"/>
        </w:rPr>
      </w:pPr>
    </w:p>
    <w:p w14:paraId="0DE45B55" w14:textId="77777777" w:rsidR="00923C94" w:rsidRPr="007F2507" w:rsidRDefault="00923C94" w:rsidP="008A6D91">
      <w:pPr>
        <w:pStyle w:val="Heading1"/>
        <w:keepNext w:val="0"/>
        <w:keepLines w:val="0"/>
        <w:tabs>
          <w:tab w:val="num" w:pos="425"/>
        </w:tabs>
        <w:autoSpaceDE w:val="0"/>
        <w:autoSpaceDN w:val="0"/>
        <w:adjustRightInd w:val="0"/>
        <w:spacing w:beforeLines="0" w:afterLines="0" w:line="240" w:lineRule="auto"/>
        <w:jc w:val="left"/>
      </w:pPr>
      <w:bookmarkStart w:id="47" w:name="_Toc163555957"/>
      <w:bookmarkStart w:id="48" w:name="_Toc209380751"/>
      <w:r w:rsidRPr="007F2507">
        <w:rPr>
          <w:rFonts w:hint="eastAsia"/>
        </w:rPr>
        <w:t>软件主要的数据结构</w:t>
      </w:r>
      <w:bookmarkEnd w:id="47"/>
      <w:bookmarkEnd w:id="48"/>
    </w:p>
    <w:p w14:paraId="0C907C5C" w14:textId="4A76814C" w:rsidR="00D8564B" w:rsidRPr="00D8564B" w:rsidRDefault="00D8564B" w:rsidP="00D8564B">
      <w:pPr>
        <w:jc w:val="center"/>
      </w:pPr>
    </w:p>
    <w:tbl>
      <w:tblPr>
        <w:tblStyle w:val="GridTable1Light"/>
        <w:tblW w:w="0" w:type="auto"/>
        <w:tblLook w:val="04A0" w:firstRow="1" w:lastRow="0" w:firstColumn="1" w:lastColumn="0" w:noHBand="0" w:noVBand="1"/>
      </w:tblPr>
      <w:tblGrid>
        <w:gridCol w:w="3056"/>
        <w:gridCol w:w="2893"/>
        <w:gridCol w:w="3221"/>
      </w:tblGrid>
      <w:tr w:rsidR="00621674" w14:paraId="1D483E3C" w14:textId="77777777" w:rsidTr="00166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DFF9CE8" w14:textId="77777777" w:rsidR="00621674" w:rsidRPr="00937BC5" w:rsidRDefault="00621674" w:rsidP="008A6D91">
            <w:pPr>
              <w:jc w:val="center"/>
              <w:rPr>
                <w:kern w:val="0"/>
                <w:szCs w:val="20"/>
              </w:rPr>
            </w:pPr>
            <w:r w:rsidRPr="00937BC5">
              <w:rPr>
                <w:rFonts w:hint="eastAsia"/>
                <w:kern w:val="0"/>
                <w:szCs w:val="20"/>
              </w:rPr>
              <w:t>参数类型</w:t>
            </w:r>
          </w:p>
        </w:tc>
        <w:tc>
          <w:tcPr>
            <w:tcW w:w="2893" w:type="dxa"/>
          </w:tcPr>
          <w:p w14:paraId="72332EB2" w14:textId="77777777" w:rsidR="00621674" w:rsidRPr="00937BC5" w:rsidRDefault="00D1504D" w:rsidP="008A6D91">
            <w:pPr>
              <w:jc w:val="center"/>
              <w:cnfStyle w:val="100000000000" w:firstRow="1" w:lastRow="0" w:firstColumn="0" w:lastColumn="0" w:oddVBand="0" w:evenVBand="0" w:oddHBand="0" w:evenHBand="0" w:firstRowFirstColumn="0" w:firstRowLastColumn="0" w:lastRowFirstColumn="0" w:lastRowLastColumn="0"/>
              <w:rPr>
                <w:kern w:val="0"/>
                <w:szCs w:val="20"/>
              </w:rPr>
            </w:pPr>
            <w:r w:rsidRPr="00937BC5">
              <w:rPr>
                <w:rFonts w:hint="eastAsia"/>
                <w:kern w:val="0"/>
                <w:szCs w:val="20"/>
              </w:rPr>
              <w:t>结构体</w:t>
            </w:r>
            <w:r w:rsidR="00621674" w:rsidRPr="00937BC5">
              <w:rPr>
                <w:rFonts w:hint="eastAsia"/>
                <w:kern w:val="0"/>
                <w:szCs w:val="20"/>
              </w:rPr>
              <w:t>名称</w:t>
            </w:r>
          </w:p>
        </w:tc>
        <w:tc>
          <w:tcPr>
            <w:tcW w:w="3221" w:type="dxa"/>
          </w:tcPr>
          <w:p w14:paraId="30934845" w14:textId="77777777" w:rsidR="00621674" w:rsidRPr="00937BC5" w:rsidRDefault="008A6D91" w:rsidP="008A6D91">
            <w:pPr>
              <w:jc w:val="center"/>
              <w:cnfStyle w:val="100000000000" w:firstRow="1" w:lastRow="0" w:firstColumn="0" w:lastColumn="0" w:oddVBand="0" w:evenVBand="0" w:oddHBand="0" w:evenHBand="0" w:firstRowFirstColumn="0" w:firstRowLastColumn="0" w:lastRowFirstColumn="0" w:lastRowLastColumn="0"/>
              <w:rPr>
                <w:kern w:val="0"/>
                <w:szCs w:val="20"/>
              </w:rPr>
            </w:pPr>
            <w:r w:rsidRPr="00937BC5">
              <w:rPr>
                <w:rFonts w:hint="eastAsia"/>
                <w:kern w:val="0"/>
                <w:szCs w:val="20"/>
              </w:rPr>
              <w:t>内容含义</w:t>
            </w:r>
          </w:p>
        </w:tc>
      </w:tr>
      <w:tr w:rsidR="00621674" w14:paraId="3D819C9D"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77883BFD" w14:textId="3F761E6C" w:rsidR="00621674" w:rsidRPr="00937BC5" w:rsidRDefault="0016646F" w:rsidP="008A6D91">
            <w:pPr>
              <w:jc w:val="center"/>
              <w:rPr>
                <w:kern w:val="0"/>
                <w:szCs w:val="20"/>
              </w:rPr>
            </w:pPr>
            <w:r>
              <w:rPr>
                <w:rFonts w:hint="eastAsia"/>
                <w:kern w:val="0"/>
                <w:szCs w:val="20"/>
              </w:rPr>
              <w:t>双向</w:t>
            </w:r>
            <w:r w:rsidR="007F36A2">
              <w:rPr>
                <w:rFonts w:hint="eastAsia"/>
                <w:kern w:val="0"/>
                <w:szCs w:val="20"/>
              </w:rPr>
              <w:t>内核</w:t>
            </w:r>
            <w:r>
              <w:rPr>
                <w:rFonts w:hint="eastAsia"/>
                <w:kern w:val="0"/>
                <w:szCs w:val="20"/>
              </w:rPr>
              <w:t>式链表节点</w:t>
            </w:r>
          </w:p>
        </w:tc>
        <w:tc>
          <w:tcPr>
            <w:tcW w:w="2893" w:type="dxa"/>
            <w:vAlign w:val="center"/>
          </w:tcPr>
          <w:p w14:paraId="407261F4" w14:textId="4855471D" w:rsidR="00621674" w:rsidRPr="00937BC5" w:rsidRDefault="0016646F" w:rsidP="0016646F">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16646F">
              <w:rPr>
                <w:b/>
                <w:bCs/>
                <w:kern w:val="0"/>
                <w:szCs w:val="20"/>
              </w:rPr>
              <w:t>Proto_listObj</w:t>
            </w:r>
            <w:proofErr w:type="spellEnd"/>
          </w:p>
        </w:tc>
        <w:tc>
          <w:tcPr>
            <w:tcW w:w="3221" w:type="dxa"/>
            <w:vAlign w:val="center"/>
          </w:tcPr>
          <w:p w14:paraId="7F24B005" w14:textId="74117D1F" w:rsidR="00621674" w:rsidRPr="00937BC5" w:rsidRDefault="0016646F" w:rsidP="008A6D91">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基本等同于接触器数据</w:t>
            </w:r>
          </w:p>
        </w:tc>
      </w:tr>
      <w:tr w:rsidR="00621674" w14:paraId="4B6D2136"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306202FC" w14:textId="03E96134" w:rsidR="00621674" w:rsidRPr="00937BC5" w:rsidRDefault="00707A10" w:rsidP="008A6D91">
            <w:pPr>
              <w:jc w:val="center"/>
              <w:rPr>
                <w:kern w:val="0"/>
                <w:szCs w:val="20"/>
              </w:rPr>
            </w:pPr>
            <w:r>
              <w:rPr>
                <w:rFonts w:hint="eastAsia"/>
                <w:kern w:val="0"/>
                <w:szCs w:val="20"/>
              </w:rPr>
              <w:t>接触器可变数组</w:t>
            </w:r>
          </w:p>
        </w:tc>
        <w:tc>
          <w:tcPr>
            <w:tcW w:w="2893" w:type="dxa"/>
            <w:vAlign w:val="center"/>
          </w:tcPr>
          <w:p w14:paraId="7219A5E0" w14:textId="77777777" w:rsidR="00707A10" w:rsidRPr="00707A10"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707A10">
              <w:rPr>
                <w:b/>
                <w:bCs/>
                <w:kern w:val="0"/>
                <w:szCs w:val="20"/>
              </w:rPr>
              <w:t>Alloc_contactorArray</w:t>
            </w:r>
            <w:proofErr w:type="spellEnd"/>
          </w:p>
          <w:p w14:paraId="3B19501E" w14:textId="2E74F73C" w:rsidR="00621674" w:rsidRPr="00937BC5" w:rsidRDefault="00621674" w:rsidP="0016646F">
            <w:pPr>
              <w:jc w:val="center"/>
              <w:cnfStyle w:val="000000000000" w:firstRow="0" w:lastRow="0" w:firstColumn="0" w:lastColumn="0" w:oddVBand="0" w:evenVBand="0" w:oddHBand="0" w:evenHBand="0" w:firstRowFirstColumn="0" w:firstRowLastColumn="0" w:lastRowFirstColumn="0" w:lastRowLastColumn="0"/>
              <w:rPr>
                <w:kern w:val="0"/>
                <w:szCs w:val="20"/>
              </w:rPr>
            </w:pPr>
          </w:p>
        </w:tc>
        <w:tc>
          <w:tcPr>
            <w:tcW w:w="3221" w:type="dxa"/>
            <w:vAlign w:val="center"/>
          </w:tcPr>
          <w:p w14:paraId="55236F2E" w14:textId="12FDF7F4" w:rsidR="00621674" w:rsidRPr="00937BC5" w:rsidRDefault="00707A10" w:rsidP="008A6D91">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根据拓扑参数创建容纳接触器的数据库</w:t>
            </w:r>
          </w:p>
        </w:tc>
      </w:tr>
      <w:tr w:rsidR="00707A10" w14:paraId="2FDF3202"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349FE4DE" w14:textId="76B8E8D6" w:rsidR="00707A10" w:rsidRPr="00937BC5" w:rsidRDefault="00707A10" w:rsidP="00707A10">
            <w:pPr>
              <w:jc w:val="center"/>
              <w:rPr>
                <w:kern w:val="0"/>
                <w:szCs w:val="20"/>
              </w:rPr>
            </w:pPr>
            <w:r>
              <w:rPr>
                <w:rFonts w:hint="eastAsia"/>
                <w:kern w:val="0"/>
                <w:szCs w:val="20"/>
              </w:rPr>
              <w:t>功率节点数据</w:t>
            </w:r>
          </w:p>
        </w:tc>
        <w:tc>
          <w:tcPr>
            <w:tcW w:w="2893" w:type="dxa"/>
            <w:vAlign w:val="center"/>
          </w:tcPr>
          <w:p w14:paraId="751BE0BA" w14:textId="2EC94EA2"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16646F">
              <w:rPr>
                <w:b/>
                <w:bCs/>
                <w:kern w:val="0"/>
                <w:szCs w:val="20"/>
              </w:rPr>
              <w:t>Alloc_nodeObj</w:t>
            </w:r>
            <w:proofErr w:type="spellEnd"/>
          </w:p>
        </w:tc>
        <w:tc>
          <w:tcPr>
            <w:tcW w:w="3221" w:type="dxa"/>
            <w:vAlign w:val="center"/>
          </w:tcPr>
          <w:p w14:paraId="498935BB" w14:textId="7BDA5E1C"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描述功率节点，并记录分配数据</w:t>
            </w:r>
          </w:p>
        </w:tc>
      </w:tr>
      <w:tr w:rsidR="00707A10" w14:paraId="7BEF3936"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208E3FDC" w14:textId="03596065" w:rsidR="00707A10" w:rsidRPr="00937BC5" w:rsidRDefault="00707A10" w:rsidP="00707A10">
            <w:pPr>
              <w:jc w:val="center"/>
              <w:rPr>
                <w:kern w:val="0"/>
                <w:szCs w:val="20"/>
              </w:rPr>
            </w:pPr>
            <w:r>
              <w:rPr>
                <w:rFonts w:hint="eastAsia"/>
                <w:kern w:val="0"/>
                <w:szCs w:val="20"/>
              </w:rPr>
              <w:t>功率节点可变数组</w:t>
            </w:r>
          </w:p>
        </w:tc>
        <w:tc>
          <w:tcPr>
            <w:tcW w:w="2893" w:type="dxa"/>
            <w:vAlign w:val="center"/>
          </w:tcPr>
          <w:p w14:paraId="0C349931" w14:textId="16D3BEDD" w:rsidR="00707A10" w:rsidRDefault="00707A10" w:rsidP="00707A10">
            <w:pPr>
              <w:jc w:val="center"/>
              <w:cnfStyle w:val="000000000000" w:firstRow="0" w:lastRow="0" w:firstColumn="0" w:lastColumn="0" w:oddVBand="0" w:evenVBand="0" w:oddHBand="0" w:evenHBand="0" w:firstRowFirstColumn="0" w:firstRowLastColumn="0" w:lastRowFirstColumn="0" w:lastRowLastColumn="0"/>
            </w:pPr>
            <w:proofErr w:type="spellStart"/>
            <w:r w:rsidRPr="0016646F">
              <w:rPr>
                <w:b/>
                <w:bCs/>
                <w:kern w:val="0"/>
                <w:szCs w:val="20"/>
              </w:rPr>
              <w:t>Alloc_nodeArray</w:t>
            </w:r>
            <w:proofErr w:type="spellEnd"/>
          </w:p>
        </w:tc>
        <w:tc>
          <w:tcPr>
            <w:tcW w:w="3221" w:type="dxa"/>
            <w:vAlign w:val="center"/>
          </w:tcPr>
          <w:p w14:paraId="58E59E1A" w14:textId="544DD24A" w:rsidR="00707A10" w:rsidRPr="00D60560"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根据拓扑参数创建容纳功率节点的数据库</w:t>
            </w:r>
          </w:p>
        </w:tc>
      </w:tr>
      <w:tr w:rsidR="00707A10" w14:paraId="0F51E674"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2372D0CB" w14:textId="48894EF4" w:rsidR="00707A10" w:rsidRPr="00937BC5" w:rsidRDefault="00707A10" w:rsidP="00707A10">
            <w:pPr>
              <w:jc w:val="center"/>
              <w:rPr>
                <w:kern w:val="0"/>
                <w:szCs w:val="20"/>
              </w:rPr>
            </w:pPr>
            <w:r>
              <w:rPr>
                <w:rFonts w:hint="eastAsia"/>
                <w:kern w:val="0"/>
                <w:szCs w:val="20"/>
              </w:rPr>
              <w:t>充电枪头数据</w:t>
            </w:r>
          </w:p>
        </w:tc>
        <w:tc>
          <w:tcPr>
            <w:tcW w:w="2893" w:type="dxa"/>
            <w:vAlign w:val="center"/>
          </w:tcPr>
          <w:p w14:paraId="06C0BF1C" w14:textId="56A6B9F6"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16646F">
              <w:rPr>
                <w:b/>
                <w:bCs/>
              </w:rPr>
              <w:t>Alloc_plugObj</w:t>
            </w:r>
            <w:proofErr w:type="spellEnd"/>
          </w:p>
        </w:tc>
        <w:tc>
          <w:tcPr>
            <w:tcW w:w="3221" w:type="dxa"/>
            <w:vAlign w:val="center"/>
          </w:tcPr>
          <w:p w14:paraId="2B7053F7" w14:textId="5538EB9B"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描述枪头，并记录功率需求</w:t>
            </w:r>
          </w:p>
        </w:tc>
      </w:tr>
      <w:tr w:rsidR="00707A10" w14:paraId="44CE958F"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54029AB3" w14:textId="03B37FF7" w:rsidR="00707A10" w:rsidRPr="00937BC5" w:rsidRDefault="00707A10" w:rsidP="00707A10">
            <w:pPr>
              <w:jc w:val="center"/>
              <w:rPr>
                <w:kern w:val="0"/>
                <w:szCs w:val="20"/>
              </w:rPr>
            </w:pPr>
            <w:r>
              <w:rPr>
                <w:rFonts w:hint="eastAsia"/>
                <w:kern w:val="0"/>
                <w:szCs w:val="20"/>
              </w:rPr>
              <w:t>充电枪头可变数组</w:t>
            </w:r>
          </w:p>
        </w:tc>
        <w:tc>
          <w:tcPr>
            <w:tcW w:w="2893" w:type="dxa"/>
            <w:vAlign w:val="center"/>
          </w:tcPr>
          <w:p w14:paraId="02F5A577" w14:textId="1840D45D"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16646F">
              <w:rPr>
                <w:b/>
                <w:bCs/>
                <w:kern w:val="0"/>
                <w:szCs w:val="20"/>
              </w:rPr>
              <w:t>Alloc_plugArray</w:t>
            </w:r>
            <w:proofErr w:type="spellEnd"/>
          </w:p>
        </w:tc>
        <w:tc>
          <w:tcPr>
            <w:tcW w:w="3221" w:type="dxa"/>
            <w:vAlign w:val="center"/>
          </w:tcPr>
          <w:p w14:paraId="24D970F1" w14:textId="0A1FBF04"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根据拓扑参数创建容纳枪头的数据库</w:t>
            </w:r>
          </w:p>
        </w:tc>
      </w:tr>
      <w:tr w:rsidR="00707A10" w14:paraId="3BE027C4"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444C6EC8" w14:textId="56A507F6" w:rsidR="00707A10" w:rsidRPr="00937BC5" w:rsidRDefault="00707A10" w:rsidP="00707A10">
            <w:pPr>
              <w:jc w:val="center"/>
              <w:rPr>
                <w:kern w:val="0"/>
                <w:szCs w:val="20"/>
              </w:rPr>
            </w:pPr>
            <w:r>
              <w:rPr>
                <w:rFonts w:hint="eastAsia"/>
                <w:kern w:val="0"/>
                <w:szCs w:val="20"/>
              </w:rPr>
              <w:t>拓扑参数</w:t>
            </w:r>
            <w:proofErr w:type="gramStart"/>
            <w:r>
              <w:rPr>
                <w:rFonts w:hint="eastAsia"/>
                <w:kern w:val="0"/>
                <w:szCs w:val="20"/>
              </w:rPr>
              <w:t>序列化键</w:t>
            </w:r>
            <w:proofErr w:type="gramEnd"/>
            <w:r>
              <w:rPr>
                <w:rFonts w:hint="eastAsia"/>
                <w:kern w:val="0"/>
                <w:szCs w:val="20"/>
              </w:rPr>
              <w:t>值对</w:t>
            </w:r>
          </w:p>
        </w:tc>
        <w:tc>
          <w:tcPr>
            <w:tcW w:w="2893" w:type="dxa"/>
            <w:vAlign w:val="center"/>
          </w:tcPr>
          <w:p w14:paraId="4342D4B5" w14:textId="3A95D50D"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707A10">
              <w:rPr>
                <w:b/>
                <w:bCs/>
                <w:kern w:val="0"/>
                <w:szCs w:val="20"/>
              </w:rPr>
              <w:t>KeyValue_Pair</w:t>
            </w:r>
            <w:proofErr w:type="spellEnd"/>
          </w:p>
        </w:tc>
        <w:tc>
          <w:tcPr>
            <w:tcW w:w="3221" w:type="dxa"/>
            <w:vAlign w:val="center"/>
          </w:tcPr>
          <w:p w14:paraId="75E70CBA" w14:textId="30771585" w:rsidR="00707A10" w:rsidRPr="00937BC5" w:rsidRDefault="007F36A2"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w:t>
            </w:r>
            <w:r>
              <w:rPr>
                <w:rFonts w:hint="eastAsia"/>
                <w:kern w:val="0"/>
                <w:szCs w:val="20"/>
              </w:rPr>
              <w:t>“名称”，数值</w:t>
            </w:r>
            <w:r>
              <w:rPr>
                <w:rFonts w:hint="eastAsia"/>
                <w:kern w:val="0"/>
                <w:szCs w:val="20"/>
              </w:rPr>
              <w:t>}</w:t>
            </w:r>
          </w:p>
        </w:tc>
      </w:tr>
      <w:tr w:rsidR="00707A10" w14:paraId="3C7125D3"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21626F22" w14:textId="20E9931D" w:rsidR="00707A10" w:rsidRPr="00937BC5" w:rsidRDefault="00707A10" w:rsidP="00707A10">
            <w:pPr>
              <w:jc w:val="center"/>
              <w:rPr>
                <w:kern w:val="0"/>
                <w:szCs w:val="20"/>
              </w:rPr>
            </w:pPr>
            <w:proofErr w:type="gramStart"/>
            <w:r>
              <w:rPr>
                <w:rFonts w:hint="eastAsia"/>
                <w:kern w:val="0"/>
                <w:szCs w:val="20"/>
              </w:rPr>
              <w:t>可变长键值</w:t>
            </w:r>
            <w:proofErr w:type="gramEnd"/>
            <w:r>
              <w:rPr>
                <w:rFonts w:hint="eastAsia"/>
                <w:kern w:val="0"/>
                <w:szCs w:val="20"/>
              </w:rPr>
              <w:t>对序列集合</w:t>
            </w:r>
          </w:p>
        </w:tc>
        <w:tc>
          <w:tcPr>
            <w:tcW w:w="2893" w:type="dxa"/>
            <w:vAlign w:val="center"/>
          </w:tcPr>
          <w:p w14:paraId="016BA782" w14:textId="77777777" w:rsidR="00707A10" w:rsidRPr="00707A10"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707A10">
              <w:rPr>
                <w:b/>
                <w:bCs/>
                <w:kern w:val="0"/>
                <w:szCs w:val="20"/>
              </w:rPr>
              <w:t>KeyValue_Array</w:t>
            </w:r>
            <w:proofErr w:type="spellEnd"/>
          </w:p>
          <w:p w14:paraId="584E3887" w14:textId="4C36A431"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p>
        </w:tc>
        <w:tc>
          <w:tcPr>
            <w:tcW w:w="3221" w:type="dxa"/>
            <w:vAlign w:val="center"/>
          </w:tcPr>
          <w:p w14:paraId="4BDB7054" w14:textId="04CCBFC1" w:rsidR="00707A10" w:rsidRPr="007F36A2" w:rsidRDefault="007F36A2" w:rsidP="00707A10">
            <w:pPr>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7F36A2">
              <w:rPr>
                <w:rFonts w:hint="eastAsia"/>
                <w:kern w:val="0"/>
                <w:sz w:val="15"/>
                <w:szCs w:val="15"/>
              </w:rPr>
              <w:t>{{</w:t>
            </w:r>
            <w:r w:rsidRPr="007F36A2">
              <w:rPr>
                <w:rFonts w:hint="eastAsia"/>
                <w:kern w:val="0"/>
                <w:sz w:val="15"/>
                <w:szCs w:val="15"/>
              </w:rPr>
              <w:t>“名称”，数值</w:t>
            </w:r>
            <w:r w:rsidRPr="007F36A2">
              <w:rPr>
                <w:rFonts w:hint="eastAsia"/>
                <w:kern w:val="0"/>
                <w:sz w:val="15"/>
                <w:szCs w:val="15"/>
              </w:rPr>
              <w:t>}</w:t>
            </w:r>
            <w:r w:rsidRPr="007F36A2">
              <w:rPr>
                <w:rFonts w:hint="eastAsia"/>
                <w:kern w:val="0"/>
                <w:sz w:val="15"/>
                <w:szCs w:val="15"/>
              </w:rPr>
              <w:t>，</w:t>
            </w:r>
            <w:r w:rsidRPr="007F36A2">
              <w:rPr>
                <w:rFonts w:hint="eastAsia"/>
                <w:kern w:val="0"/>
                <w:sz w:val="15"/>
                <w:szCs w:val="15"/>
              </w:rPr>
              <w:t>{</w:t>
            </w:r>
            <w:r w:rsidRPr="007F36A2">
              <w:rPr>
                <w:rFonts w:hint="eastAsia"/>
                <w:kern w:val="0"/>
                <w:sz w:val="15"/>
                <w:szCs w:val="15"/>
              </w:rPr>
              <w:t>“名称”，数值</w:t>
            </w:r>
            <w:r w:rsidRPr="007F36A2">
              <w:rPr>
                <w:rFonts w:hint="eastAsia"/>
                <w:kern w:val="0"/>
                <w:sz w:val="15"/>
                <w:szCs w:val="15"/>
              </w:rPr>
              <w:t>}</w:t>
            </w:r>
            <w:r w:rsidRPr="007F36A2">
              <w:rPr>
                <w:rFonts w:hint="eastAsia"/>
                <w:kern w:val="0"/>
                <w:sz w:val="15"/>
                <w:szCs w:val="15"/>
              </w:rPr>
              <w:t>，</w:t>
            </w:r>
            <w:r w:rsidRPr="007F36A2">
              <w:rPr>
                <w:rFonts w:hint="eastAsia"/>
                <w:kern w:val="0"/>
                <w:sz w:val="15"/>
                <w:szCs w:val="15"/>
              </w:rPr>
              <w:t>{</w:t>
            </w:r>
            <w:r w:rsidRPr="007F36A2">
              <w:rPr>
                <w:rFonts w:hint="eastAsia"/>
                <w:kern w:val="0"/>
                <w:sz w:val="15"/>
                <w:szCs w:val="15"/>
              </w:rPr>
              <w:t>“名称”，数值</w:t>
            </w:r>
            <w:r w:rsidRPr="007F36A2">
              <w:rPr>
                <w:rFonts w:hint="eastAsia"/>
                <w:kern w:val="0"/>
                <w:sz w:val="15"/>
                <w:szCs w:val="15"/>
              </w:rPr>
              <w:t>}}</w:t>
            </w:r>
          </w:p>
        </w:tc>
      </w:tr>
      <w:tr w:rsidR="00707A10" w14:paraId="2171BFEE" w14:textId="77777777" w:rsidTr="0016646F">
        <w:tc>
          <w:tcPr>
            <w:cnfStyle w:val="001000000000" w:firstRow="0" w:lastRow="0" w:firstColumn="1" w:lastColumn="0" w:oddVBand="0" w:evenVBand="0" w:oddHBand="0" w:evenHBand="0" w:firstRowFirstColumn="0" w:firstRowLastColumn="0" w:lastRowFirstColumn="0" w:lastRowLastColumn="0"/>
            <w:tcW w:w="3056" w:type="dxa"/>
            <w:vAlign w:val="center"/>
          </w:tcPr>
          <w:p w14:paraId="5BC4EB4A" w14:textId="3BDDFCBC" w:rsidR="00707A10" w:rsidRPr="00937BC5" w:rsidRDefault="00707A10" w:rsidP="00707A10">
            <w:pPr>
              <w:jc w:val="center"/>
              <w:rPr>
                <w:kern w:val="0"/>
                <w:szCs w:val="20"/>
              </w:rPr>
            </w:pPr>
            <w:proofErr w:type="gramStart"/>
            <w:r>
              <w:rPr>
                <w:rFonts w:hint="eastAsia"/>
                <w:kern w:val="0"/>
                <w:szCs w:val="20"/>
              </w:rPr>
              <w:t>枪</w:t>
            </w:r>
            <w:r w:rsidR="007F36A2">
              <w:rPr>
                <w:rFonts w:hint="eastAsia"/>
                <w:kern w:val="0"/>
                <w:szCs w:val="20"/>
              </w:rPr>
              <w:t>接铜</w:t>
            </w:r>
            <w:proofErr w:type="gramEnd"/>
            <w:r w:rsidR="007F36A2">
              <w:rPr>
                <w:rFonts w:hint="eastAsia"/>
                <w:kern w:val="0"/>
                <w:szCs w:val="20"/>
              </w:rPr>
              <w:t>排连接器</w:t>
            </w:r>
            <w:r>
              <w:rPr>
                <w:rFonts w:hint="eastAsia"/>
                <w:kern w:val="0"/>
                <w:szCs w:val="20"/>
              </w:rPr>
              <w:t>联合体</w:t>
            </w:r>
          </w:p>
        </w:tc>
        <w:tc>
          <w:tcPr>
            <w:tcW w:w="2893" w:type="dxa"/>
            <w:vAlign w:val="center"/>
          </w:tcPr>
          <w:p w14:paraId="16FBEE5C" w14:textId="77777777" w:rsidR="00707A10" w:rsidRPr="00707A10" w:rsidRDefault="00707A10" w:rsidP="00707A10">
            <w:pPr>
              <w:jc w:val="center"/>
              <w:cnfStyle w:val="000000000000" w:firstRow="0" w:lastRow="0" w:firstColumn="0" w:lastColumn="0" w:oddVBand="0" w:evenVBand="0" w:oddHBand="0" w:evenHBand="0" w:firstRowFirstColumn="0" w:firstRowLastColumn="0" w:lastRowFirstColumn="0" w:lastRowLastColumn="0"/>
            </w:pPr>
            <w:proofErr w:type="spellStart"/>
            <w:r w:rsidRPr="00707A10">
              <w:rPr>
                <w:b/>
                <w:bCs/>
              </w:rPr>
              <w:t>Combo_Koinon</w:t>
            </w:r>
            <w:proofErr w:type="spellEnd"/>
          </w:p>
          <w:p w14:paraId="2C835558" w14:textId="216542F6" w:rsidR="00707A10" w:rsidRPr="00937BC5" w:rsidRDefault="00707A10" w:rsidP="00707A10">
            <w:pPr>
              <w:jc w:val="center"/>
              <w:cnfStyle w:val="000000000000" w:firstRow="0" w:lastRow="0" w:firstColumn="0" w:lastColumn="0" w:oddVBand="0" w:evenVBand="0" w:oddHBand="0" w:evenHBand="0" w:firstRowFirstColumn="0" w:firstRowLastColumn="0" w:lastRowFirstColumn="0" w:lastRowLastColumn="0"/>
            </w:pPr>
          </w:p>
        </w:tc>
        <w:tc>
          <w:tcPr>
            <w:tcW w:w="3221" w:type="dxa"/>
            <w:vAlign w:val="center"/>
          </w:tcPr>
          <w:p w14:paraId="456DD42E" w14:textId="35AD7CBA" w:rsidR="00707A10" w:rsidRPr="00D60560" w:rsidRDefault="007F36A2" w:rsidP="00707A1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枪号</w:t>
            </w:r>
            <w:r>
              <w:rPr>
                <w:rFonts w:hint="eastAsia"/>
                <w:kern w:val="0"/>
                <w:szCs w:val="20"/>
              </w:rPr>
              <w:t>-&gt;</w:t>
            </w:r>
            <w:r>
              <w:rPr>
                <w:rFonts w:hint="eastAsia"/>
                <w:kern w:val="0"/>
                <w:szCs w:val="20"/>
              </w:rPr>
              <w:t>铜排上任一个接触器编号</w:t>
            </w:r>
          </w:p>
        </w:tc>
      </w:tr>
    </w:tbl>
    <w:p w14:paraId="016777D2" w14:textId="48E6D981" w:rsidR="003A4ABD" w:rsidRDefault="003A4ABD" w:rsidP="003A4ABD">
      <w:bookmarkStart w:id="49" w:name="_Toc343606581"/>
      <w:bookmarkStart w:id="50" w:name="_Toc343606582"/>
      <w:bookmarkStart w:id="51" w:name="_Toc163555960"/>
      <w:bookmarkEnd w:id="49"/>
      <w:bookmarkEnd w:id="50"/>
    </w:p>
    <w:p w14:paraId="1392AF59" w14:textId="1B75D38D" w:rsidR="00BE0095" w:rsidRDefault="00BE0095" w:rsidP="003A4ABD"/>
    <w:p w14:paraId="0BDF7CAB" w14:textId="5030A68B" w:rsidR="00BE0095" w:rsidRDefault="00BE0095" w:rsidP="008A1BF1">
      <w:pPr>
        <w:jc w:val="center"/>
      </w:pPr>
    </w:p>
    <w:p w14:paraId="72E8084C" w14:textId="072ED4D4" w:rsidR="007F36A2" w:rsidRPr="007F36A2" w:rsidRDefault="00E86694" w:rsidP="007F36A2">
      <w:pPr>
        <w:pStyle w:val="Heading3"/>
        <w:ind w:right="210"/>
      </w:pPr>
      <w:bookmarkStart w:id="52" w:name="_Toc209380752"/>
      <w:r w:rsidRPr="0034799D">
        <w:t xml:space="preserve">4.1 </w:t>
      </w:r>
      <w:r w:rsidR="007F36A2">
        <w:rPr>
          <w:rFonts w:hint="eastAsia"/>
          <w:kern w:val="0"/>
          <w:szCs w:val="20"/>
        </w:rPr>
        <w:t>双向内核式链表节点</w:t>
      </w:r>
      <w:r w:rsidRPr="0034799D">
        <w:rPr>
          <w:rFonts w:hint="eastAsia"/>
        </w:rPr>
        <w:t>结构体定义</w:t>
      </w:r>
      <w:bookmarkEnd w:id="52"/>
    </w:p>
    <w:p w14:paraId="022753A2"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 xml:space="preserve">typedef </w:t>
      </w:r>
      <w:r w:rsidRPr="007F36A2">
        <w:rPr>
          <w:rFonts w:ascii="微软雅黑" w:eastAsia="微软雅黑" w:hAnsi="微软雅黑"/>
          <w:i/>
          <w:iCs/>
          <w:sz w:val="11"/>
          <w:szCs w:val="11"/>
        </w:rPr>
        <w:t>struct</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Proto_listObj</w:t>
      </w:r>
      <w:proofErr w:type="spellEnd"/>
    </w:p>
    <w:p w14:paraId="39C0308A"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w:t>
      </w:r>
    </w:p>
    <w:p w14:paraId="1D12EAF0"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b/>
          <w:bCs/>
          <w:i/>
          <w:iCs/>
          <w:sz w:val="11"/>
          <w:szCs w:val="11"/>
        </w:rPr>
        <w:t>uint32_t</w:t>
      </w:r>
      <w:r w:rsidRPr="007F36A2">
        <w:rPr>
          <w:rFonts w:ascii="微软雅黑" w:eastAsia="微软雅黑" w:hAnsi="微软雅黑"/>
          <w:sz w:val="11"/>
          <w:szCs w:val="11"/>
        </w:rPr>
        <w:t xml:space="preserve"> id;</w:t>
      </w:r>
    </w:p>
    <w:p w14:paraId="79CBCAA2"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bool</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is_contactee</w:t>
      </w:r>
      <w:proofErr w:type="spellEnd"/>
      <w:r w:rsidRPr="007F36A2">
        <w:rPr>
          <w:rFonts w:ascii="微软雅黑" w:eastAsia="微软雅黑" w:hAnsi="微软雅黑"/>
          <w:sz w:val="11"/>
          <w:szCs w:val="11"/>
        </w:rPr>
        <w:t>;</w:t>
      </w:r>
    </w:p>
    <w:p w14:paraId="1A2993B4"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struct</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Proto_listObj</w:t>
      </w:r>
      <w:proofErr w:type="spellEnd"/>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next_linker</w:t>
      </w:r>
      <w:proofErr w:type="spellEnd"/>
      <w:r w:rsidRPr="007F36A2">
        <w:rPr>
          <w:rFonts w:ascii="微软雅黑" w:eastAsia="微软雅黑" w:hAnsi="微软雅黑"/>
          <w:sz w:val="11"/>
          <w:szCs w:val="11"/>
        </w:rPr>
        <w:t>;</w:t>
      </w:r>
    </w:p>
    <w:p w14:paraId="481414C4"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struct</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Proto_listObj</w:t>
      </w:r>
      <w:proofErr w:type="spellEnd"/>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prev_linker</w:t>
      </w:r>
      <w:proofErr w:type="spellEnd"/>
      <w:r w:rsidRPr="007F36A2">
        <w:rPr>
          <w:rFonts w:ascii="微软雅黑" w:eastAsia="微软雅黑" w:hAnsi="微软雅黑"/>
          <w:sz w:val="11"/>
          <w:szCs w:val="11"/>
        </w:rPr>
        <w:t>;</w:t>
      </w:r>
    </w:p>
    <w:p w14:paraId="0B065C3E" w14:textId="308F3520" w:rsidR="007F36A2" w:rsidRPr="00E6583C"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ListObj</w:t>
      </w:r>
      <w:proofErr w:type="spellEnd"/>
      <w:r w:rsidRPr="007F36A2">
        <w:rPr>
          <w:rFonts w:ascii="微软雅黑" w:eastAsia="微软雅黑" w:hAnsi="微软雅黑"/>
          <w:sz w:val="11"/>
          <w:szCs w:val="11"/>
        </w:rPr>
        <w:t>, *</w:t>
      </w:r>
      <w:proofErr w:type="spellStart"/>
      <w:r w:rsidRPr="007F36A2">
        <w:rPr>
          <w:rFonts w:ascii="微软雅黑" w:eastAsia="微软雅黑" w:hAnsi="微软雅黑"/>
          <w:b/>
          <w:bCs/>
          <w:sz w:val="11"/>
          <w:szCs w:val="11"/>
        </w:rPr>
        <w:t>ListRef</w:t>
      </w:r>
      <w:proofErr w:type="spellEnd"/>
      <w:r w:rsidRPr="007F36A2">
        <w:rPr>
          <w:rFonts w:ascii="微软雅黑" w:eastAsia="微软雅黑" w:hAnsi="微软雅黑"/>
          <w:sz w:val="11"/>
          <w:szCs w:val="11"/>
        </w:rPr>
        <w:t>;</w:t>
      </w:r>
    </w:p>
    <w:p w14:paraId="6CE45128" w14:textId="77777777" w:rsidR="00085D8F" w:rsidRDefault="00085D8F" w:rsidP="00EE70B7"/>
    <w:p w14:paraId="2AA78CAD" w14:textId="35F9FB5E" w:rsidR="007F36A2" w:rsidRPr="007F36A2" w:rsidRDefault="003F6A1A" w:rsidP="007F36A2">
      <w:pPr>
        <w:pStyle w:val="Heading3"/>
        <w:ind w:right="210"/>
      </w:pPr>
      <w:bookmarkStart w:id="53" w:name="_Toc209380753"/>
      <w:r w:rsidRPr="0034799D">
        <w:t xml:space="preserve">4.2 </w:t>
      </w:r>
      <w:r w:rsidR="007F36A2">
        <w:rPr>
          <w:rFonts w:hint="eastAsia"/>
          <w:kern w:val="0"/>
          <w:szCs w:val="20"/>
        </w:rPr>
        <w:t>接触器可变数组</w:t>
      </w:r>
      <w:r w:rsidR="007F36A2">
        <w:rPr>
          <w:rFonts w:hint="eastAsia"/>
        </w:rPr>
        <w:t>结构体定义</w:t>
      </w:r>
      <w:bookmarkEnd w:id="53"/>
    </w:p>
    <w:p w14:paraId="1C9D3DE2"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 xml:space="preserve">typedef </w:t>
      </w:r>
      <w:r w:rsidRPr="007F36A2">
        <w:rPr>
          <w:rFonts w:ascii="微软雅黑" w:eastAsia="微软雅黑" w:hAnsi="微软雅黑"/>
          <w:i/>
          <w:iCs/>
          <w:sz w:val="11"/>
          <w:szCs w:val="11"/>
        </w:rPr>
        <w:t>struct</w:t>
      </w:r>
    </w:p>
    <w:p w14:paraId="575BC990"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w:t>
      </w:r>
    </w:p>
    <w:p w14:paraId="77507792"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b/>
          <w:bCs/>
          <w:i/>
          <w:iCs/>
          <w:sz w:val="11"/>
          <w:szCs w:val="11"/>
        </w:rPr>
        <w:t>uint32_t</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front_canary</w:t>
      </w:r>
      <w:proofErr w:type="spellEnd"/>
      <w:r w:rsidRPr="007F36A2">
        <w:rPr>
          <w:rFonts w:ascii="微软雅黑" w:eastAsia="微软雅黑" w:hAnsi="微软雅黑"/>
          <w:sz w:val="11"/>
          <w:szCs w:val="11"/>
        </w:rPr>
        <w:t>; // absolutely required to be top element</w:t>
      </w:r>
    </w:p>
    <w:p w14:paraId="65080935"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i/>
          <w:iCs/>
          <w:sz w:val="11"/>
          <w:szCs w:val="11"/>
        </w:rPr>
        <w:t>size_t</w:t>
      </w:r>
      <w:proofErr w:type="spellEnd"/>
      <w:r w:rsidRPr="007F36A2">
        <w:rPr>
          <w:rFonts w:ascii="微软雅黑" w:eastAsia="微软雅黑" w:hAnsi="微软雅黑"/>
          <w:sz w:val="11"/>
          <w:szCs w:val="11"/>
        </w:rPr>
        <w:t xml:space="preserve"> length;</w:t>
      </w:r>
    </w:p>
    <w:p w14:paraId="00562920"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lastRenderedPageBreak/>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i/>
          <w:iCs/>
          <w:sz w:val="11"/>
          <w:szCs w:val="11"/>
        </w:rPr>
        <w:t>size_t</w:t>
      </w:r>
      <w:proofErr w:type="spellEnd"/>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forks_num</w:t>
      </w:r>
      <w:proofErr w:type="spellEnd"/>
      <w:r w:rsidRPr="007F36A2">
        <w:rPr>
          <w:rFonts w:ascii="微软雅黑" w:eastAsia="微软雅黑" w:hAnsi="微软雅黑"/>
          <w:sz w:val="11"/>
          <w:szCs w:val="11"/>
        </w:rPr>
        <w:t>;</w:t>
      </w:r>
    </w:p>
    <w:p w14:paraId="04744F33"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ListObj</w:t>
      </w:r>
      <w:proofErr w:type="spellEnd"/>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obj_</w:t>
      </w:r>
      <w:proofErr w:type="gramStart"/>
      <w:r w:rsidRPr="007F36A2">
        <w:rPr>
          <w:rFonts w:ascii="微软雅黑" w:eastAsia="微软雅黑" w:hAnsi="微软雅黑"/>
          <w:sz w:val="11"/>
          <w:szCs w:val="11"/>
        </w:rPr>
        <w:t>array</w:t>
      </w:r>
      <w:proofErr w:type="spellEnd"/>
      <w:r w:rsidRPr="007F36A2">
        <w:rPr>
          <w:rFonts w:ascii="微软雅黑" w:eastAsia="微软雅黑" w:hAnsi="微软雅黑"/>
          <w:i/>
          <w:iCs/>
          <w:sz w:val="11"/>
          <w:szCs w:val="11"/>
        </w:rPr>
        <w:t>[</w:t>
      </w:r>
      <w:proofErr w:type="gramEnd"/>
      <w:r w:rsidRPr="007F36A2">
        <w:rPr>
          <w:rFonts w:ascii="微软雅黑" w:eastAsia="微软雅黑" w:hAnsi="微软雅黑"/>
          <w:i/>
          <w:iCs/>
          <w:sz w:val="11"/>
          <w:szCs w:val="11"/>
        </w:rPr>
        <w:t>]</w:t>
      </w:r>
      <w:r w:rsidRPr="007F36A2">
        <w:rPr>
          <w:rFonts w:ascii="微软雅黑" w:eastAsia="微软雅黑" w:hAnsi="微软雅黑"/>
          <w:sz w:val="11"/>
          <w:szCs w:val="11"/>
        </w:rPr>
        <w:t>;</w:t>
      </w:r>
    </w:p>
    <w:p w14:paraId="3D5DC59D" w14:textId="16852DCC" w:rsidR="007F36A2" w:rsidRPr="00E6583C"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rPr>
      </w:pP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Alloc_contactorArray</w:t>
      </w:r>
      <w:proofErr w:type="spellEnd"/>
      <w:r w:rsidRPr="007F36A2">
        <w:rPr>
          <w:rFonts w:ascii="微软雅黑" w:eastAsia="微软雅黑" w:hAnsi="微软雅黑"/>
          <w:sz w:val="11"/>
          <w:szCs w:val="11"/>
        </w:rPr>
        <w:t>;</w:t>
      </w:r>
    </w:p>
    <w:p w14:paraId="61493BC2" w14:textId="46F13390" w:rsidR="007F36A2" w:rsidRPr="007F36A2" w:rsidRDefault="00D21C65" w:rsidP="007F36A2">
      <w:pPr>
        <w:pStyle w:val="Heading3"/>
        <w:ind w:right="210"/>
      </w:pPr>
      <w:bookmarkStart w:id="54" w:name="_Toc209380754"/>
      <w:r w:rsidRPr="0034799D">
        <w:t xml:space="preserve">4.3 </w:t>
      </w:r>
      <w:r w:rsidR="00963FD6" w:rsidRPr="0034799D">
        <w:rPr>
          <w:rFonts w:hint="eastAsia"/>
        </w:rPr>
        <w:t>功率节点</w:t>
      </w:r>
      <w:r w:rsidRPr="0034799D">
        <w:rPr>
          <w:rFonts w:hint="eastAsia"/>
        </w:rPr>
        <w:t>数据结构体定义</w:t>
      </w:r>
      <w:bookmarkEnd w:id="54"/>
    </w:p>
    <w:p w14:paraId="215DE9E6" w14:textId="6B3B85F0"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i/>
          <w:iCs/>
          <w:sz w:val="11"/>
          <w:szCs w:val="11"/>
        </w:rPr>
        <w:t>S</w:t>
      </w:r>
      <w:r w:rsidRPr="007F36A2">
        <w:rPr>
          <w:rFonts w:ascii="微软雅黑" w:eastAsia="微软雅黑" w:hAnsi="微软雅黑"/>
          <w:i/>
          <w:iCs/>
          <w:sz w:val="11"/>
          <w:szCs w:val="11"/>
        </w:rPr>
        <w:t>truct</w:t>
      </w:r>
      <w:r w:rsidRPr="00E6583C">
        <w:rPr>
          <w:rFonts w:ascii="微软雅黑" w:eastAsia="微软雅黑" w:hAnsi="微软雅黑"/>
          <w:i/>
          <w:iCs/>
          <w:sz w:val="11"/>
          <w:szCs w:val="11"/>
        </w:rPr>
        <w:tab/>
      </w:r>
      <w:r w:rsidRPr="007F36A2">
        <w:rPr>
          <w:rFonts w:ascii="微软雅黑" w:eastAsia="微软雅黑" w:hAnsi="微软雅黑"/>
          <w:sz w:val="11"/>
          <w:szCs w:val="11"/>
        </w:rPr>
        <w:t xml:space="preserve"> </w:t>
      </w:r>
      <w:proofErr w:type="spellStart"/>
      <w:r w:rsidRPr="007F36A2">
        <w:rPr>
          <w:rFonts w:ascii="微软雅黑" w:eastAsia="微软雅黑" w:hAnsi="微软雅黑"/>
          <w:b/>
          <w:bCs/>
          <w:sz w:val="11"/>
          <w:szCs w:val="11"/>
        </w:rPr>
        <w:t>Alloc_nodeObj</w:t>
      </w:r>
      <w:proofErr w:type="spellEnd"/>
    </w:p>
    <w:p w14:paraId="0C159ACB" w14:textId="77777777" w:rsidR="007F36A2" w:rsidRPr="00E6583C"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sz w:val="11"/>
          <w:szCs w:val="11"/>
        </w:rPr>
        <w:t>{</w:t>
      </w:r>
    </w:p>
    <w:p w14:paraId="2D630C3C" w14:textId="2C9931BB"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b/>
          <w:bCs/>
          <w:i/>
          <w:iCs/>
          <w:sz w:val="11"/>
          <w:szCs w:val="11"/>
        </w:rPr>
        <w:t>uint32_t</w:t>
      </w:r>
      <w:r w:rsidRPr="007F36A2">
        <w:rPr>
          <w:rFonts w:ascii="微软雅黑" w:eastAsia="微软雅黑" w:hAnsi="微软雅黑"/>
          <w:sz w:val="11"/>
          <w:szCs w:val="11"/>
        </w:rPr>
        <w:t xml:space="preserve"> id;</w:t>
      </w:r>
    </w:p>
    <w:p w14:paraId="4BD913F1"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float</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value_Iset</w:t>
      </w:r>
      <w:proofErr w:type="spellEnd"/>
      <w:r w:rsidRPr="007F36A2">
        <w:rPr>
          <w:rFonts w:ascii="微软雅黑" w:eastAsia="微软雅黑" w:hAnsi="微软雅黑"/>
          <w:sz w:val="11"/>
          <w:szCs w:val="11"/>
        </w:rPr>
        <w:t>;</w:t>
      </w:r>
    </w:p>
    <w:p w14:paraId="61DEDC97"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float</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value_Vset</w:t>
      </w:r>
      <w:proofErr w:type="spellEnd"/>
      <w:r w:rsidRPr="007F36A2">
        <w:rPr>
          <w:rFonts w:ascii="微软雅黑" w:eastAsia="微软雅黑" w:hAnsi="微软雅黑"/>
          <w:sz w:val="11"/>
          <w:szCs w:val="11"/>
        </w:rPr>
        <w:t>;</w:t>
      </w:r>
    </w:p>
    <w:p w14:paraId="3DC1771B" w14:textId="7596E1E5"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b/>
          <w:bCs/>
          <w:i/>
          <w:iCs/>
          <w:sz w:val="11"/>
          <w:szCs w:val="11"/>
        </w:rPr>
        <w:t>uint32_t</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adaptness</w:t>
      </w:r>
      <w:proofErr w:type="spellEnd"/>
      <w:r w:rsidRPr="007F36A2">
        <w:rPr>
          <w:rFonts w:ascii="微软雅黑" w:eastAsia="微软雅黑" w:hAnsi="微软雅黑"/>
          <w:sz w:val="11"/>
          <w:szCs w:val="11"/>
        </w:rPr>
        <w:t>;</w:t>
      </w:r>
      <w:r w:rsidRPr="00E6583C">
        <w:rPr>
          <w:rFonts w:ascii="微软雅黑" w:eastAsia="微软雅黑" w:hAnsi="微软雅黑" w:hint="eastAsia"/>
          <w:sz w:val="11"/>
          <w:szCs w:val="11"/>
        </w:rPr>
        <w:t xml:space="preserve"> </w:t>
      </w:r>
    </w:p>
    <w:p w14:paraId="42031004"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i/>
          <w:iCs/>
          <w:sz w:val="11"/>
          <w:szCs w:val="11"/>
        </w:rPr>
        <w:t>bool</w:t>
      </w:r>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energon</w:t>
      </w:r>
      <w:proofErr w:type="spellEnd"/>
      <w:r w:rsidRPr="007F36A2">
        <w:rPr>
          <w:rFonts w:ascii="微软雅黑" w:eastAsia="微软雅黑" w:hAnsi="微软雅黑"/>
          <w:sz w:val="11"/>
          <w:szCs w:val="11"/>
        </w:rPr>
        <w:t>;</w:t>
      </w:r>
    </w:p>
    <w:p w14:paraId="0A8A2EB1" w14:textId="3C598009"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proofErr w:type="gramStart"/>
      <w:r w:rsidRPr="007F36A2">
        <w:rPr>
          <w:rFonts w:ascii="微软雅黑" w:eastAsia="微软雅黑" w:hAnsi="微软雅黑"/>
          <w:i/>
          <w:iCs/>
          <w:sz w:val="11"/>
          <w:szCs w:val="11"/>
        </w:rPr>
        <w:t>struct</w:t>
      </w:r>
      <w:r w:rsidRPr="007F36A2">
        <w:rPr>
          <w:rFonts w:ascii="微软雅黑" w:eastAsia="微软雅黑" w:hAnsi="微软雅黑"/>
          <w:sz w:val="11"/>
          <w:szCs w:val="11"/>
        </w:rPr>
        <w:t xml:space="preserve"> </w:t>
      </w:r>
      <w:r w:rsidRPr="00E6583C">
        <w:rPr>
          <w:rFonts w:ascii="微软雅黑" w:eastAsia="微软雅黑" w:hAnsi="微软雅黑" w:hint="eastAsia"/>
          <w:sz w:val="11"/>
          <w:szCs w:val="11"/>
        </w:rPr>
        <w:t xml:space="preserve"> </w:t>
      </w:r>
      <w:proofErr w:type="spellStart"/>
      <w:r w:rsidRPr="007F36A2">
        <w:rPr>
          <w:rFonts w:ascii="微软雅黑" w:eastAsia="微软雅黑" w:hAnsi="微软雅黑"/>
          <w:b/>
          <w:bCs/>
          <w:sz w:val="11"/>
          <w:szCs w:val="11"/>
        </w:rPr>
        <w:t>Alloc</w:t>
      </w:r>
      <w:proofErr w:type="gramEnd"/>
      <w:r w:rsidRPr="007F36A2">
        <w:rPr>
          <w:rFonts w:ascii="微软雅黑" w:eastAsia="微软雅黑" w:hAnsi="微软雅黑"/>
          <w:b/>
          <w:bCs/>
          <w:sz w:val="11"/>
          <w:szCs w:val="11"/>
        </w:rPr>
        <w:t>_nodeObj</w:t>
      </w:r>
      <w:proofErr w:type="spellEnd"/>
      <w:r w:rsidRPr="007F36A2">
        <w:rPr>
          <w:rFonts w:ascii="微软雅黑" w:eastAsia="微软雅黑" w:hAnsi="微软雅黑"/>
          <w:sz w:val="11"/>
          <w:szCs w:val="11"/>
        </w:rPr>
        <w:t xml:space="preserve"> *</w:t>
      </w:r>
      <w:proofErr w:type="spellStart"/>
      <w:r w:rsidRPr="007F36A2">
        <w:rPr>
          <w:rFonts w:ascii="微软雅黑" w:eastAsia="微软雅黑" w:hAnsi="微软雅黑"/>
          <w:sz w:val="11"/>
          <w:szCs w:val="11"/>
        </w:rPr>
        <w:t>next_charger</w:t>
      </w:r>
      <w:proofErr w:type="spellEnd"/>
      <w:r w:rsidRPr="007F36A2">
        <w:rPr>
          <w:rFonts w:ascii="微软雅黑" w:eastAsia="微软雅黑" w:hAnsi="微软雅黑"/>
          <w:sz w:val="11"/>
          <w:szCs w:val="11"/>
        </w:rPr>
        <w:t>;</w:t>
      </w:r>
    </w:p>
    <w:p w14:paraId="722DE97B" w14:textId="77777777" w:rsidR="007F36A2" w:rsidRPr="007F36A2" w:rsidRDefault="007F36A2" w:rsidP="007F36A2">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r w:rsidRPr="007F36A2">
        <w:rPr>
          <w:rFonts w:ascii="微软雅黑" w:eastAsia="微软雅黑" w:hAnsi="微软雅黑" w:cs="Cambria"/>
          <w:sz w:val="11"/>
          <w:szCs w:val="11"/>
        </w:rPr>
        <w:t> </w:t>
      </w:r>
      <w:r w:rsidRPr="007F36A2">
        <w:rPr>
          <w:rFonts w:ascii="微软雅黑" w:eastAsia="微软雅黑" w:hAnsi="微软雅黑"/>
          <w:sz w:val="11"/>
          <w:szCs w:val="11"/>
        </w:rPr>
        <w:t xml:space="preserve"> //...</w:t>
      </w:r>
    </w:p>
    <w:p w14:paraId="7FFF7040" w14:textId="7FBD9645" w:rsidR="007F36A2" w:rsidRPr="00E6583C" w:rsidRDefault="007F36A2"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rPr>
      </w:pPr>
      <w:r w:rsidRPr="007F36A2">
        <w:rPr>
          <w:rFonts w:ascii="微软雅黑" w:eastAsia="微软雅黑" w:hAnsi="微软雅黑"/>
          <w:sz w:val="11"/>
          <w:szCs w:val="11"/>
        </w:rPr>
        <w:t>};</w:t>
      </w:r>
    </w:p>
    <w:p w14:paraId="49E5AB65" w14:textId="0D67695A" w:rsidR="00630A26" w:rsidRPr="0034799D" w:rsidRDefault="00630A26" w:rsidP="005165DB">
      <w:pPr>
        <w:pStyle w:val="Heading3"/>
        <w:ind w:right="210"/>
      </w:pPr>
      <w:bookmarkStart w:id="55" w:name="_Toc209380755"/>
      <w:r w:rsidRPr="0034799D">
        <w:t>4.</w:t>
      </w:r>
      <w:r>
        <w:t>4</w:t>
      </w:r>
      <w:r w:rsidRPr="0034799D">
        <w:t xml:space="preserve"> </w:t>
      </w:r>
      <w:r w:rsidR="00E6583C">
        <w:rPr>
          <w:rFonts w:hint="eastAsia"/>
          <w:kern w:val="0"/>
          <w:szCs w:val="20"/>
        </w:rPr>
        <w:t>功率节点可变数组</w:t>
      </w:r>
      <w:r w:rsidRPr="0034799D">
        <w:rPr>
          <w:rFonts w:hint="eastAsia"/>
        </w:rPr>
        <w:t>结构体定义</w:t>
      </w:r>
      <w:bookmarkEnd w:id="55"/>
    </w:p>
    <w:p w14:paraId="603AD55E"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typedef </w:t>
      </w:r>
      <w:r w:rsidRPr="00E6583C">
        <w:rPr>
          <w:rFonts w:ascii="微软雅黑" w:eastAsia="微软雅黑" w:hAnsi="微软雅黑"/>
          <w:i/>
          <w:iCs/>
          <w:sz w:val="11"/>
          <w:szCs w:val="11"/>
        </w:rPr>
        <w:t>struct</w:t>
      </w:r>
    </w:p>
    <w:p w14:paraId="4C185D0D"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w:t>
      </w:r>
    </w:p>
    <w:p w14:paraId="5DB696C2"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b/>
          <w:bCs/>
          <w:i/>
          <w:iCs/>
          <w:sz w:val="11"/>
          <w:szCs w:val="11"/>
        </w:rPr>
        <w:t>uint32_t</w:t>
      </w:r>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front_canary</w:t>
      </w:r>
      <w:proofErr w:type="spellEnd"/>
      <w:r w:rsidRPr="00E6583C">
        <w:rPr>
          <w:rFonts w:ascii="微软雅黑" w:eastAsia="微软雅黑" w:hAnsi="微软雅黑"/>
          <w:sz w:val="11"/>
          <w:szCs w:val="11"/>
        </w:rPr>
        <w:t>; // absolutely required to be top element</w:t>
      </w:r>
    </w:p>
    <w:p w14:paraId="40C284EA"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i/>
          <w:iCs/>
          <w:sz w:val="11"/>
          <w:szCs w:val="11"/>
        </w:rPr>
        <w:t>size_t</w:t>
      </w:r>
      <w:proofErr w:type="spellEnd"/>
      <w:r w:rsidRPr="00E6583C">
        <w:rPr>
          <w:rFonts w:ascii="微软雅黑" w:eastAsia="微软雅黑" w:hAnsi="微软雅黑"/>
          <w:sz w:val="11"/>
          <w:szCs w:val="11"/>
        </w:rPr>
        <w:t xml:space="preserve"> length;</w:t>
      </w:r>
    </w:p>
    <w:p w14:paraId="0171E931"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i/>
          <w:iCs/>
          <w:sz w:val="11"/>
          <w:szCs w:val="11"/>
        </w:rPr>
        <w:t>size_t</w:t>
      </w:r>
      <w:proofErr w:type="spellEnd"/>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pools_num</w:t>
      </w:r>
      <w:proofErr w:type="spellEnd"/>
      <w:r w:rsidRPr="00E6583C">
        <w:rPr>
          <w:rFonts w:ascii="微软雅黑" w:eastAsia="微软雅黑" w:hAnsi="微软雅黑"/>
          <w:sz w:val="11"/>
          <w:szCs w:val="11"/>
        </w:rPr>
        <w:t>;</w:t>
      </w:r>
    </w:p>
    <w:p w14:paraId="0A0BAAA9"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i/>
          <w:iCs/>
          <w:sz w:val="11"/>
          <w:szCs w:val="11"/>
        </w:rPr>
        <w:t>size_t</w:t>
      </w:r>
      <w:proofErr w:type="spellEnd"/>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forks_num</w:t>
      </w:r>
      <w:proofErr w:type="spellEnd"/>
      <w:r w:rsidRPr="00E6583C">
        <w:rPr>
          <w:rFonts w:ascii="微软雅黑" w:eastAsia="微软雅黑" w:hAnsi="微软雅黑"/>
          <w:sz w:val="11"/>
          <w:szCs w:val="11"/>
        </w:rPr>
        <w:t>;</w:t>
      </w:r>
    </w:p>
    <w:p w14:paraId="7C9ECF29"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struct</w:t>
      </w: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Alloc_nodeObj</w:t>
      </w:r>
      <w:proofErr w:type="spellEnd"/>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obj_</w:t>
      </w:r>
      <w:proofErr w:type="gramStart"/>
      <w:r w:rsidRPr="00E6583C">
        <w:rPr>
          <w:rFonts w:ascii="微软雅黑" w:eastAsia="微软雅黑" w:hAnsi="微软雅黑"/>
          <w:sz w:val="11"/>
          <w:szCs w:val="11"/>
        </w:rPr>
        <w:t>array</w:t>
      </w:r>
      <w:proofErr w:type="spellEnd"/>
      <w:r w:rsidRPr="00E6583C">
        <w:rPr>
          <w:rFonts w:ascii="微软雅黑" w:eastAsia="微软雅黑" w:hAnsi="微软雅黑"/>
          <w:i/>
          <w:iCs/>
          <w:sz w:val="11"/>
          <w:szCs w:val="11"/>
        </w:rPr>
        <w:t>[</w:t>
      </w:r>
      <w:proofErr w:type="gramEnd"/>
      <w:r w:rsidRPr="00E6583C">
        <w:rPr>
          <w:rFonts w:ascii="微软雅黑" w:eastAsia="微软雅黑" w:hAnsi="微软雅黑"/>
          <w:i/>
          <w:iCs/>
          <w:sz w:val="11"/>
          <w:szCs w:val="11"/>
        </w:rPr>
        <w:t>]</w:t>
      </w:r>
      <w:r w:rsidRPr="00E6583C">
        <w:rPr>
          <w:rFonts w:ascii="微软雅黑" w:eastAsia="微软雅黑" w:hAnsi="微软雅黑"/>
          <w:sz w:val="11"/>
          <w:szCs w:val="11"/>
        </w:rPr>
        <w:t>;</w:t>
      </w:r>
    </w:p>
    <w:p w14:paraId="737E6552"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Alloc_nodeArray</w:t>
      </w:r>
      <w:proofErr w:type="spellEnd"/>
      <w:r w:rsidRPr="00E6583C">
        <w:rPr>
          <w:rFonts w:ascii="微软雅黑" w:eastAsia="微软雅黑" w:hAnsi="微软雅黑"/>
          <w:sz w:val="11"/>
          <w:szCs w:val="11"/>
        </w:rPr>
        <w:t>;</w:t>
      </w:r>
    </w:p>
    <w:p w14:paraId="7858C98D" w14:textId="5C3F5D18" w:rsidR="005D73C3" w:rsidRPr="0034799D" w:rsidRDefault="005D73C3" w:rsidP="004E495D">
      <w:pPr>
        <w:pStyle w:val="Heading3"/>
        <w:ind w:right="210"/>
      </w:pPr>
      <w:bookmarkStart w:id="56" w:name="_Toc209380756"/>
      <w:r w:rsidRPr="0034799D">
        <w:t>4.</w:t>
      </w:r>
      <w:r w:rsidR="00F6608D">
        <w:t>5</w:t>
      </w:r>
      <w:r w:rsidRPr="0034799D">
        <w:t xml:space="preserve"> </w:t>
      </w:r>
      <w:r w:rsidR="00E6583C">
        <w:rPr>
          <w:rFonts w:hint="eastAsia"/>
          <w:kern w:val="0"/>
          <w:szCs w:val="20"/>
        </w:rPr>
        <w:t>充电枪头数据</w:t>
      </w:r>
      <w:r w:rsidRPr="0034799D">
        <w:rPr>
          <w:rFonts w:hint="eastAsia"/>
        </w:rPr>
        <w:t>结构体定义</w:t>
      </w:r>
      <w:r w:rsidR="00096B0F">
        <w:rPr>
          <w:rFonts w:hint="eastAsia"/>
        </w:rPr>
        <w:t>（</w:t>
      </w:r>
      <w:r w:rsidR="00471FA7">
        <w:rPr>
          <w:rFonts w:hint="eastAsia"/>
        </w:rPr>
        <w:t>或叫</w:t>
      </w:r>
      <w:r w:rsidR="00096B0F">
        <w:rPr>
          <w:rFonts w:hint="eastAsia"/>
        </w:rPr>
        <w:t>汇流点</w:t>
      </w:r>
      <w:r w:rsidR="00E6583C">
        <w:rPr>
          <w:rFonts w:hint="eastAsia"/>
        </w:rPr>
        <w:t>、充电枪位</w:t>
      </w:r>
      <w:r w:rsidR="00096B0F">
        <w:rPr>
          <w:rFonts w:hint="eastAsia"/>
        </w:rPr>
        <w:t>）</w:t>
      </w:r>
      <w:bookmarkEnd w:id="56"/>
    </w:p>
    <w:p w14:paraId="4A900B04"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i/>
          <w:iCs/>
          <w:sz w:val="11"/>
          <w:szCs w:val="11"/>
        </w:rPr>
        <w:t>struct</w:t>
      </w: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Alloc_plugObj</w:t>
      </w:r>
      <w:proofErr w:type="spellEnd"/>
    </w:p>
    <w:p w14:paraId="130366AE"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w:t>
      </w:r>
    </w:p>
    <w:p w14:paraId="0486ECF8"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b/>
          <w:bCs/>
          <w:i/>
          <w:iCs/>
          <w:sz w:val="11"/>
          <w:szCs w:val="11"/>
        </w:rPr>
        <w:t>uint32_t</w:t>
      </w:r>
      <w:r w:rsidRPr="00E6583C">
        <w:rPr>
          <w:rFonts w:ascii="微软雅黑" w:eastAsia="微软雅黑" w:hAnsi="微软雅黑"/>
          <w:sz w:val="11"/>
          <w:szCs w:val="11"/>
        </w:rPr>
        <w:t xml:space="preserve"> id;</w:t>
      </w:r>
    </w:p>
    <w:p w14:paraId="473D8BB5"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bool</w:t>
      </w:r>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energon</w:t>
      </w:r>
      <w:proofErr w:type="spellEnd"/>
      <w:r w:rsidRPr="00E6583C">
        <w:rPr>
          <w:rFonts w:ascii="微软雅黑" w:eastAsia="微软雅黑" w:hAnsi="微软雅黑"/>
          <w:sz w:val="11"/>
          <w:szCs w:val="11"/>
        </w:rPr>
        <w:t>;</w:t>
      </w:r>
    </w:p>
    <w:p w14:paraId="1F257FA3"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float</w:t>
      </w:r>
      <w:r w:rsidRPr="00E6583C">
        <w:rPr>
          <w:rFonts w:ascii="微软雅黑" w:eastAsia="微软雅黑" w:hAnsi="微软雅黑"/>
          <w:sz w:val="11"/>
          <w:szCs w:val="11"/>
        </w:rPr>
        <w:t xml:space="preserve"> demand;</w:t>
      </w:r>
    </w:p>
    <w:p w14:paraId="7C9E64BB"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w:t>
      </w:r>
    </w:p>
    <w:p w14:paraId="638B55F0"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struct</w:t>
      </w: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Alloc_nodeObj</w:t>
      </w:r>
      <w:proofErr w:type="spellEnd"/>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next_charger</w:t>
      </w:r>
      <w:proofErr w:type="spellEnd"/>
      <w:r w:rsidRPr="00E6583C">
        <w:rPr>
          <w:rFonts w:ascii="微软雅黑" w:eastAsia="微软雅黑" w:hAnsi="微软雅黑"/>
          <w:sz w:val="11"/>
          <w:szCs w:val="11"/>
        </w:rPr>
        <w:t>;</w:t>
      </w:r>
    </w:p>
    <w:p w14:paraId="736CC9B3"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ListObj</w:t>
      </w:r>
      <w:proofErr w:type="spellEnd"/>
      <w:r w:rsidRPr="00E6583C">
        <w:rPr>
          <w:rFonts w:ascii="微软雅黑" w:eastAsia="微软雅黑" w:hAnsi="微软雅黑"/>
          <w:sz w:val="11"/>
          <w:szCs w:val="11"/>
        </w:rPr>
        <w:t xml:space="preserve"> koinon;</w:t>
      </w:r>
    </w:p>
    <w:p w14:paraId="08337139" w14:textId="62A2B3CB" w:rsidR="007F36A2" w:rsidRDefault="00E6583C" w:rsidP="007F36A2">
      <w:pPr>
        <w:pBdr>
          <w:top w:val="single" w:sz="12" w:space="1" w:color="auto"/>
          <w:left w:val="single" w:sz="12" w:space="4" w:color="auto"/>
          <w:bottom w:val="single" w:sz="12" w:space="1" w:color="auto"/>
          <w:right w:val="single" w:sz="12" w:space="4" w:color="auto"/>
        </w:pBdr>
        <w:ind w:firstLine="420"/>
        <w:jc w:val="left"/>
      </w:pPr>
      <w:r w:rsidRPr="00E6583C">
        <w:rPr>
          <w:rFonts w:ascii="微软雅黑" w:eastAsia="微软雅黑" w:hAnsi="微软雅黑"/>
          <w:sz w:val="11"/>
          <w:szCs w:val="11"/>
        </w:rPr>
        <w:t>};</w:t>
      </w:r>
    </w:p>
    <w:p w14:paraId="68AEC7DF" w14:textId="77777777" w:rsidR="003219A5" w:rsidRDefault="003219A5" w:rsidP="00D21C65"/>
    <w:p w14:paraId="14369E8A" w14:textId="7D6BB2EF" w:rsidR="0004476C" w:rsidRDefault="0004476C" w:rsidP="004E495D">
      <w:pPr>
        <w:pStyle w:val="Heading3"/>
        <w:ind w:right="210"/>
      </w:pPr>
      <w:bookmarkStart w:id="57" w:name="_Toc209380757"/>
      <w:r w:rsidRPr="0034799D">
        <w:t>4.</w:t>
      </w:r>
      <w:r w:rsidR="00553AAB">
        <w:t>6</w:t>
      </w:r>
      <w:r w:rsidRPr="0034799D">
        <w:t xml:space="preserve"> </w:t>
      </w:r>
      <w:r w:rsidR="00E6583C">
        <w:rPr>
          <w:rFonts w:hint="eastAsia"/>
          <w:kern w:val="0"/>
          <w:szCs w:val="20"/>
        </w:rPr>
        <w:t>充电枪头可变数组结构体定义</w:t>
      </w:r>
      <w:bookmarkEnd w:id="57"/>
    </w:p>
    <w:p w14:paraId="6770D6D4"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typedef </w:t>
      </w:r>
      <w:r w:rsidRPr="00E6583C">
        <w:rPr>
          <w:rFonts w:ascii="微软雅黑" w:eastAsia="微软雅黑" w:hAnsi="微软雅黑"/>
          <w:i/>
          <w:iCs/>
          <w:sz w:val="11"/>
          <w:szCs w:val="11"/>
        </w:rPr>
        <w:t>struct</w:t>
      </w:r>
    </w:p>
    <w:p w14:paraId="6EEE688A"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w:t>
      </w:r>
    </w:p>
    <w:p w14:paraId="4B2D7B0E"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lastRenderedPageBreak/>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b/>
          <w:bCs/>
          <w:i/>
          <w:iCs/>
          <w:sz w:val="11"/>
          <w:szCs w:val="11"/>
        </w:rPr>
        <w:t>uint32_t</w:t>
      </w:r>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front_canary</w:t>
      </w:r>
      <w:proofErr w:type="spellEnd"/>
      <w:r w:rsidRPr="00E6583C">
        <w:rPr>
          <w:rFonts w:ascii="微软雅黑" w:eastAsia="微软雅黑" w:hAnsi="微软雅黑"/>
          <w:sz w:val="11"/>
          <w:szCs w:val="11"/>
        </w:rPr>
        <w:t>; // absolutely required to be top element</w:t>
      </w:r>
    </w:p>
    <w:p w14:paraId="2AD6AAEB"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proofErr w:type="spellStart"/>
      <w:r w:rsidRPr="00E6583C">
        <w:rPr>
          <w:rFonts w:ascii="微软雅黑" w:eastAsia="微软雅黑" w:hAnsi="微软雅黑"/>
          <w:b/>
          <w:bCs/>
          <w:i/>
          <w:iCs/>
          <w:sz w:val="11"/>
          <w:szCs w:val="11"/>
        </w:rPr>
        <w:t>size_t</w:t>
      </w:r>
      <w:proofErr w:type="spellEnd"/>
      <w:r w:rsidRPr="00E6583C">
        <w:rPr>
          <w:rFonts w:ascii="微软雅黑" w:eastAsia="微软雅黑" w:hAnsi="微软雅黑"/>
          <w:sz w:val="11"/>
          <w:szCs w:val="11"/>
        </w:rPr>
        <w:t xml:space="preserve"> length;</w:t>
      </w:r>
    </w:p>
    <w:p w14:paraId="0867C341"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b/>
          <w:bCs/>
          <w:sz w:val="11"/>
          <w:szCs w:val="11"/>
        </w:rPr>
        <w:t>CRITERION</w:t>
      </w:r>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criterion</w:t>
      </w:r>
      <w:proofErr w:type="spellEnd"/>
      <w:r w:rsidRPr="00E6583C">
        <w:rPr>
          <w:rFonts w:ascii="微软雅黑" w:eastAsia="微软雅黑" w:hAnsi="微软雅黑"/>
          <w:sz w:val="11"/>
          <w:szCs w:val="11"/>
        </w:rPr>
        <w:t>;</w:t>
      </w:r>
    </w:p>
    <w:p w14:paraId="0FBA4BD7"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struct</w:t>
      </w: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Alloc_plugObj</w:t>
      </w:r>
      <w:proofErr w:type="spellEnd"/>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obj_</w:t>
      </w:r>
      <w:proofErr w:type="gramStart"/>
      <w:r w:rsidRPr="00E6583C">
        <w:rPr>
          <w:rFonts w:ascii="微软雅黑" w:eastAsia="微软雅黑" w:hAnsi="微软雅黑"/>
          <w:sz w:val="11"/>
          <w:szCs w:val="11"/>
        </w:rPr>
        <w:t>array</w:t>
      </w:r>
      <w:proofErr w:type="spellEnd"/>
      <w:r w:rsidRPr="00E6583C">
        <w:rPr>
          <w:rFonts w:ascii="微软雅黑" w:eastAsia="微软雅黑" w:hAnsi="微软雅黑"/>
          <w:i/>
          <w:iCs/>
          <w:sz w:val="11"/>
          <w:szCs w:val="11"/>
        </w:rPr>
        <w:t>[</w:t>
      </w:r>
      <w:proofErr w:type="gramEnd"/>
      <w:r w:rsidRPr="00E6583C">
        <w:rPr>
          <w:rFonts w:ascii="微软雅黑" w:eastAsia="微软雅黑" w:hAnsi="微软雅黑"/>
          <w:i/>
          <w:iCs/>
          <w:sz w:val="11"/>
          <w:szCs w:val="11"/>
        </w:rPr>
        <w:t>]</w:t>
      </w:r>
      <w:r w:rsidRPr="00E6583C">
        <w:rPr>
          <w:rFonts w:ascii="微软雅黑" w:eastAsia="微软雅黑" w:hAnsi="微软雅黑"/>
          <w:sz w:val="11"/>
          <w:szCs w:val="11"/>
        </w:rPr>
        <w:t>;</w:t>
      </w:r>
    </w:p>
    <w:p w14:paraId="6F5846A0" w14:textId="48D80CBC" w:rsidR="007F36A2" w:rsidRDefault="00E6583C" w:rsidP="00E6583C">
      <w:pPr>
        <w:pBdr>
          <w:top w:val="single" w:sz="12" w:space="1" w:color="auto"/>
          <w:left w:val="single" w:sz="12" w:space="4" w:color="auto"/>
          <w:bottom w:val="single" w:sz="12" w:space="1" w:color="auto"/>
          <w:right w:val="single" w:sz="12" w:space="4" w:color="auto"/>
        </w:pBdr>
        <w:ind w:firstLine="420"/>
        <w:jc w:val="left"/>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Alloc_plugArray</w:t>
      </w:r>
      <w:proofErr w:type="spellEnd"/>
      <w:r w:rsidRPr="00E6583C">
        <w:rPr>
          <w:rFonts w:ascii="微软雅黑" w:eastAsia="微软雅黑" w:hAnsi="微软雅黑"/>
          <w:sz w:val="11"/>
          <w:szCs w:val="11"/>
        </w:rPr>
        <w:t>;</w:t>
      </w:r>
    </w:p>
    <w:p w14:paraId="3F2E9BD0" w14:textId="219AF874" w:rsidR="009B6186" w:rsidRDefault="009B6186" w:rsidP="00447211">
      <w:pPr>
        <w:pStyle w:val="Heading3"/>
        <w:ind w:right="210"/>
      </w:pPr>
      <w:bookmarkStart w:id="58" w:name="_Toc209380758"/>
      <w:r w:rsidRPr="00813041">
        <w:t>4.</w:t>
      </w:r>
      <w:r w:rsidR="00553AAB" w:rsidRPr="00813041">
        <w:t>7</w:t>
      </w:r>
      <w:r w:rsidRPr="00813041">
        <w:t xml:space="preserve"> </w:t>
      </w:r>
      <w:r w:rsidR="00E6583C">
        <w:rPr>
          <w:rFonts w:hint="eastAsia"/>
          <w:kern w:val="0"/>
          <w:szCs w:val="20"/>
        </w:rPr>
        <w:t>拓扑参数</w:t>
      </w:r>
      <w:proofErr w:type="gramStart"/>
      <w:r w:rsidR="00E6583C">
        <w:rPr>
          <w:rFonts w:hint="eastAsia"/>
          <w:kern w:val="0"/>
          <w:szCs w:val="20"/>
        </w:rPr>
        <w:t>序列化键</w:t>
      </w:r>
      <w:proofErr w:type="gramEnd"/>
      <w:r w:rsidR="00E6583C">
        <w:rPr>
          <w:rFonts w:hint="eastAsia"/>
          <w:kern w:val="0"/>
          <w:szCs w:val="20"/>
        </w:rPr>
        <w:t>值对</w:t>
      </w:r>
      <w:r w:rsidR="005B3082" w:rsidRPr="0034799D">
        <w:rPr>
          <w:rFonts w:hint="eastAsia"/>
        </w:rPr>
        <w:t>结构体定义</w:t>
      </w:r>
      <w:bookmarkEnd w:id="58"/>
    </w:p>
    <w:p w14:paraId="2C71D66D"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typedef </w:t>
      </w:r>
      <w:r w:rsidRPr="00E6583C">
        <w:rPr>
          <w:rFonts w:ascii="微软雅黑" w:eastAsia="微软雅黑" w:hAnsi="微软雅黑"/>
          <w:i/>
          <w:iCs/>
          <w:sz w:val="11"/>
          <w:szCs w:val="11"/>
        </w:rPr>
        <w:t>struct</w:t>
      </w:r>
    </w:p>
    <w:p w14:paraId="263BF12F"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w:t>
      </w:r>
    </w:p>
    <w:p w14:paraId="64A06CE4"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b/>
          <w:bCs/>
          <w:i/>
          <w:iCs/>
          <w:sz w:val="11"/>
          <w:szCs w:val="11"/>
        </w:rPr>
        <w:t>uint32_t</w:t>
      </w:r>
      <w:r w:rsidRPr="00E6583C">
        <w:rPr>
          <w:rFonts w:ascii="微软雅黑" w:eastAsia="微软雅黑" w:hAnsi="微软雅黑"/>
          <w:sz w:val="11"/>
          <w:szCs w:val="11"/>
        </w:rPr>
        <w:t xml:space="preserve"> value;</w:t>
      </w:r>
    </w:p>
    <w:p w14:paraId="797E5857"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i/>
          <w:iCs/>
          <w:sz w:val="11"/>
          <w:szCs w:val="11"/>
        </w:rPr>
        <w:t>char</w:t>
      </w:r>
      <w:r w:rsidRPr="00E6583C">
        <w:rPr>
          <w:rFonts w:ascii="微软雅黑" w:eastAsia="微软雅黑" w:hAnsi="微软雅黑"/>
          <w:sz w:val="11"/>
          <w:szCs w:val="11"/>
        </w:rPr>
        <w:t xml:space="preserve"> </w:t>
      </w:r>
      <w:proofErr w:type="gramStart"/>
      <w:r w:rsidRPr="00E6583C">
        <w:rPr>
          <w:rFonts w:ascii="微软雅黑" w:eastAsia="微软雅黑" w:hAnsi="微软雅黑"/>
          <w:sz w:val="11"/>
          <w:szCs w:val="11"/>
        </w:rPr>
        <w:t>key[</w:t>
      </w:r>
      <w:proofErr w:type="gramEnd"/>
      <w:r w:rsidRPr="00E6583C">
        <w:rPr>
          <w:rFonts w:ascii="微软雅黑" w:eastAsia="微软雅黑" w:hAnsi="微软雅黑"/>
          <w:sz w:val="11"/>
          <w:szCs w:val="11"/>
        </w:rPr>
        <w:t>KEYSTRLEN];</w:t>
      </w:r>
    </w:p>
    <w:p w14:paraId="54523537" w14:textId="012682C1" w:rsidR="007F36A2"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KeyValue_Pair</w:t>
      </w:r>
      <w:proofErr w:type="spellEnd"/>
      <w:r w:rsidRPr="00E6583C">
        <w:rPr>
          <w:rFonts w:ascii="微软雅黑" w:eastAsia="微软雅黑" w:hAnsi="微软雅黑"/>
          <w:sz w:val="11"/>
          <w:szCs w:val="11"/>
        </w:rPr>
        <w:t>;</w:t>
      </w:r>
    </w:p>
    <w:p w14:paraId="2A7AD2F2" w14:textId="1FC12459" w:rsidR="00E6583C" w:rsidRDefault="00E6583C" w:rsidP="00E6583C">
      <w:pPr>
        <w:pStyle w:val="Heading3"/>
        <w:ind w:right="210"/>
      </w:pPr>
      <w:bookmarkStart w:id="59" w:name="_Toc209380759"/>
      <w:r w:rsidRPr="00813041">
        <w:t>4.</w:t>
      </w:r>
      <w:r>
        <w:rPr>
          <w:rFonts w:hint="eastAsia"/>
        </w:rPr>
        <w:t>8</w:t>
      </w:r>
      <w:r w:rsidRPr="00813041">
        <w:t xml:space="preserve"> </w:t>
      </w:r>
      <w:proofErr w:type="gramStart"/>
      <w:r>
        <w:rPr>
          <w:rFonts w:hint="eastAsia"/>
          <w:kern w:val="0"/>
          <w:szCs w:val="20"/>
        </w:rPr>
        <w:t>可变长键值</w:t>
      </w:r>
      <w:proofErr w:type="gramEnd"/>
      <w:r>
        <w:rPr>
          <w:rFonts w:hint="eastAsia"/>
          <w:kern w:val="0"/>
          <w:szCs w:val="20"/>
        </w:rPr>
        <w:t>对序列集合</w:t>
      </w:r>
      <w:r w:rsidRPr="0034799D">
        <w:rPr>
          <w:rFonts w:hint="eastAsia"/>
        </w:rPr>
        <w:t>结构体定义</w:t>
      </w:r>
      <w:bookmarkEnd w:id="59"/>
    </w:p>
    <w:p w14:paraId="465541BC"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typedef </w:t>
      </w:r>
      <w:r w:rsidRPr="00E6583C">
        <w:rPr>
          <w:rFonts w:ascii="微软雅黑" w:eastAsia="微软雅黑" w:hAnsi="微软雅黑"/>
          <w:i/>
          <w:iCs/>
          <w:sz w:val="11"/>
          <w:szCs w:val="11"/>
        </w:rPr>
        <w:t>struct</w:t>
      </w:r>
    </w:p>
    <w:p w14:paraId="4FC791C0"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w:t>
      </w:r>
    </w:p>
    <w:p w14:paraId="362F6564"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i/>
          <w:iCs/>
          <w:sz w:val="11"/>
          <w:szCs w:val="11"/>
        </w:rPr>
        <w:t>size_t</w:t>
      </w:r>
      <w:proofErr w:type="spellEnd"/>
      <w:r w:rsidRPr="00E6583C">
        <w:rPr>
          <w:rFonts w:ascii="微软雅黑" w:eastAsia="微软雅黑" w:hAnsi="微软雅黑"/>
          <w:sz w:val="11"/>
          <w:szCs w:val="11"/>
        </w:rPr>
        <w:t xml:space="preserve"> count;</w:t>
      </w:r>
    </w:p>
    <w:p w14:paraId="535183B8"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E6583C">
        <w:rPr>
          <w:rFonts w:ascii="微软雅黑" w:eastAsia="微软雅黑" w:hAnsi="微软雅黑"/>
          <w:sz w:val="11"/>
          <w:szCs w:val="11"/>
        </w:rPr>
        <w:t xml:space="preserve">    </w:t>
      </w:r>
      <w:proofErr w:type="gramStart"/>
      <w:r w:rsidRPr="00E6583C">
        <w:rPr>
          <w:rFonts w:ascii="微软雅黑" w:eastAsia="微软雅黑" w:hAnsi="微软雅黑"/>
          <w:b/>
          <w:bCs/>
          <w:i/>
          <w:iCs/>
          <w:sz w:val="11"/>
          <w:szCs w:val="11"/>
          <w:lang w:val="fr-FR"/>
        </w:rPr>
        <w:t>uint</w:t>
      </w:r>
      <w:proofErr w:type="gramEnd"/>
      <w:r w:rsidRPr="00E6583C">
        <w:rPr>
          <w:rFonts w:ascii="微软雅黑" w:eastAsia="微软雅黑" w:hAnsi="微软雅黑"/>
          <w:b/>
          <w:bCs/>
          <w:i/>
          <w:iCs/>
          <w:sz w:val="11"/>
          <w:szCs w:val="11"/>
          <w:lang w:val="fr-FR"/>
        </w:rPr>
        <w:t>16_t</w:t>
      </w:r>
      <w:r w:rsidRPr="00E6583C">
        <w:rPr>
          <w:rFonts w:ascii="微软雅黑" w:eastAsia="微软雅黑" w:hAnsi="微软雅黑"/>
          <w:sz w:val="11"/>
          <w:szCs w:val="11"/>
          <w:lang w:val="fr-FR"/>
        </w:rPr>
        <w:t xml:space="preserve"> </w:t>
      </w:r>
      <w:proofErr w:type="spellStart"/>
      <w:proofErr w:type="gramStart"/>
      <w:r w:rsidRPr="00E6583C">
        <w:rPr>
          <w:rFonts w:ascii="微软雅黑" w:eastAsia="微软雅黑" w:hAnsi="微软雅黑"/>
          <w:sz w:val="11"/>
          <w:szCs w:val="11"/>
          <w:lang w:val="fr-FR"/>
        </w:rPr>
        <w:t>crc</w:t>
      </w:r>
      <w:proofErr w:type="spellEnd"/>
      <w:r w:rsidRPr="00E6583C">
        <w:rPr>
          <w:rFonts w:ascii="微软雅黑" w:eastAsia="微软雅黑" w:hAnsi="微软雅黑"/>
          <w:sz w:val="11"/>
          <w:szCs w:val="11"/>
          <w:lang w:val="fr-FR"/>
        </w:rPr>
        <w:t>;</w:t>
      </w:r>
      <w:proofErr w:type="gramEnd"/>
    </w:p>
    <w:p w14:paraId="7937143D"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E6583C">
        <w:rPr>
          <w:rFonts w:ascii="微软雅黑" w:eastAsia="微软雅黑" w:hAnsi="微软雅黑"/>
          <w:sz w:val="11"/>
          <w:szCs w:val="11"/>
          <w:lang w:val="fr-FR"/>
        </w:rPr>
        <w:t xml:space="preserve">    </w:t>
      </w:r>
      <w:proofErr w:type="spellStart"/>
      <w:r w:rsidRPr="00E6583C">
        <w:rPr>
          <w:rFonts w:ascii="微软雅黑" w:eastAsia="微软雅黑" w:hAnsi="微软雅黑"/>
          <w:b/>
          <w:bCs/>
          <w:sz w:val="11"/>
          <w:szCs w:val="11"/>
          <w:lang w:val="fr-FR"/>
        </w:rPr>
        <w:t>KeyValue_Pair</w:t>
      </w:r>
      <w:proofErr w:type="spellEnd"/>
      <w:r w:rsidRPr="00E6583C">
        <w:rPr>
          <w:rFonts w:ascii="微软雅黑" w:eastAsia="微软雅黑" w:hAnsi="微软雅黑"/>
          <w:sz w:val="11"/>
          <w:szCs w:val="11"/>
          <w:lang w:val="fr-FR"/>
        </w:rPr>
        <w:t xml:space="preserve"> </w:t>
      </w:r>
      <w:proofErr w:type="gramStart"/>
      <w:r w:rsidRPr="00E6583C">
        <w:rPr>
          <w:rFonts w:ascii="微软雅黑" w:eastAsia="微软雅黑" w:hAnsi="微软雅黑"/>
          <w:sz w:val="11"/>
          <w:szCs w:val="11"/>
          <w:lang w:val="fr-FR"/>
        </w:rPr>
        <w:t>pairs</w:t>
      </w:r>
      <w:r w:rsidRPr="00E6583C">
        <w:rPr>
          <w:rFonts w:ascii="微软雅黑" w:eastAsia="微软雅黑" w:hAnsi="微软雅黑"/>
          <w:i/>
          <w:iCs/>
          <w:sz w:val="11"/>
          <w:szCs w:val="11"/>
          <w:lang w:val="fr-FR"/>
        </w:rPr>
        <w:t>[]</w:t>
      </w:r>
      <w:r w:rsidRPr="00E6583C">
        <w:rPr>
          <w:rFonts w:ascii="微软雅黑" w:eastAsia="微软雅黑" w:hAnsi="微软雅黑"/>
          <w:sz w:val="11"/>
          <w:szCs w:val="11"/>
          <w:lang w:val="fr-FR"/>
        </w:rPr>
        <w:t>;</w:t>
      </w:r>
      <w:proofErr w:type="gramEnd"/>
    </w:p>
    <w:p w14:paraId="5CD15CAD" w14:textId="0ECC3278" w:rsidR="00E6583C" w:rsidRPr="00097209"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lang w:val="fr-FR"/>
        </w:rPr>
      </w:pPr>
      <w:r w:rsidRPr="00097209">
        <w:rPr>
          <w:rFonts w:ascii="微软雅黑" w:eastAsia="微软雅黑" w:hAnsi="微软雅黑"/>
          <w:sz w:val="11"/>
          <w:szCs w:val="11"/>
          <w:lang w:val="fr-FR"/>
        </w:rPr>
        <w:t xml:space="preserve">} </w:t>
      </w:r>
      <w:proofErr w:type="spellStart"/>
      <w:r w:rsidRPr="00097209">
        <w:rPr>
          <w:rFonts w:ascii="微软雅黑" w:eastAsia="微软雅黑" w:hAnsi="微软雅黑"/>
          <w:b/>
          <w:bCs/>
          <w:sz w:val="11"/>
          <w:szCs w:val="11"/>
          <w:lang w:val="fr-FR"/>
        </w:rPr>
        <w:t>KeyValue_</w:t>
      </w:r>
      <w:proofErr w:type="gramStart"/>
      <w:r w:rsidRPr="00097209">
        <w:rPr>
          <w:rFonts w:ascii="微软雅黑" w:eastAsia="微软雅黑" w:hAnsi="微软雅黑"/>
          <w:b/>
          <w:bCs/>
          <w:sz w:val="11"/>
          <w:szCs w:val="11"/>
          <w:lang w:val="fr-FR"/>
        </w:rPr>
        <w:t>Array</w:t>
      </w:r>
      <w:proofErr w:type="spellEnd"/>
      <w:r w:rsidRPr="00097209">
        <w:rPr>
          <w:rFonts w:ascii="微软雅黑" w:eastAsia="微软雅黑" w:hAnsi="微软雅黑"/>
          <w:sz w:val="11"/>
          <w:szCs w:val="11"/>
          <w:lang w:val="fr-FR"/>
        </w:rPr>
        <w:t>;</w:t>
      </w:r>
      <w:proofErr w:type="gramEnd"/>
    </w:p>
    <w:p w14:paraId="0F8A5087" w14:textId="4C847AC0" w:rsidR="00E6583C" w:rsidRPr="00097209" w:rsidRDefault="00E6583C" w:rsidP="00E6583C">
      <w:pPr>
        <w:pStyle w:val="Heading3"/>
        <w:ind w:right="210"/>
        <w:rPr>
          <w:lang w:val="fr-FR"/>
        </w:rPr>
      </w:pPr>
      <w:bookmarkStart w:id="60" w:name="_Toc209380760"/>
      <w:r w:rsidRPr="00097209">
        <w:rPr>
          <w:lang w:val="fr-FR"/>
        </w:rPr>
        <w:t>4.</w:t>
      </w:r>
      <w:r w:rsidRPr="00097209">
        <w:rPr>
          <w:rFonts w:hint="eastAsia"/>
          <w:lang w:val="fr-FR"/>
        </w:rPr>
        <w:t>9</w:t>
      </w:r>
      <w:r w:rsidRPr="00097209">
        <w:rPr>
          <w:lang w:val="fr-FR"/>
        </w:rPr>
        <w:t xml:space="preserve"> </w:t>
      </w:r>
      <w:proofErr w:type="gramStart"/>
      <w:r>
        <w:rPr>
          <w:rFonts w:hint="eastAsia"/>
          <w:kern w:val="0"/>
          <w:szCs w:val="20"/>
        </w:rPr>
        <w:t>枪接铜</w:t>
      </w:r>
      <w:proofErr w:type="gramEnd"/>
      <w:r>
        <w:rPr>
          <w:rFonts w:hint="eastAsia"/>
          <w:kern w:val="0"/>
          <w:szCs w:val="20"/>
        </w:rPr>
        <w:t>排</w:t>
      </w:r>
      <w:r w:rsidR="00DF0981">
        <w:rPr>
          <w:rFonts w:hint="eastAsia"/>
          <w:kern w:val="0"/>
          <w:szCs w:val="20"/>
        </w:rPr>
        <w:t>接触</w:t>
      </w:r>
      <w:r>
        <w:rPr>
          <w:rFonts w:hint="eastAsia"/>
          <w:kern w:val="0"/>
          <w:szCs w:val="20"/>
        </w:rPr>
        <w:t>器联合</w:t>
      </w:r>
      <w:r w:rsidRPr="0034799D">
        <w:rPr>
          <w:rFonts w:hint="eastAsia"/>
        </w:rPr>
        <w:t>体定义</w:t>
      </w:r>
      <w:bookmarkEnd w:id="60"/>
    </w:p>
    <w:p w14:paraId="35E2CF60" w14:textId="77777777" w:rsidR="00E6583C" w:rsidRPr="00097209"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proofErr w:type="spellStart"/>
      <w:proofErr w:type="gramStart"/>
      <w:r w:rsidRPr="00097209">
        <w:rPr>
          <w:rFonts w:ascii="微软雅黑" w:eastAsia="微软雅黑" w:hAnsi="微软雅黑"/>
          <w:sz w:val="11"/>
          <w:szCs w:val="11"/>
          <w:lang w:val="fr-FR"/>
        </w:rPr>
        <w:t>typedef</w:t>
      </w:r>
      <w:proofErr w:type="spellEnd"/>
      <w:proofErr w:type="gramEnd"/>
      <w:r w:rsidRPr="00097209">
        <w:rPr>
          <w:rFonts w:ascii="微软雅黑" w:eastAsia="微软雅黑" w:hAnsi="微软雅黑"/>
          <w:sz w:val="11"/>
          <w:szCs w:val="11"/>
          <w:lang w:val="fr-FR"/>
        </w:rPr>
        <w:t xml:space="preserve"> </w:t>
      </w:r>
      <w:r w:rsidRPr="00097209">
        <w:rPr>
          <w:rFonts w:ascii="微软雅黑" w:eastAsia="微软雅黑" w:hAnsi="微软雅黑"/>
          <w:i/>
          <w:iCs/>
          <w:sz w:val="11"/>
          <w:szCs w:val="11"/>
          <w:lang w:val="fr-FR"/>
        </w:rPr>
        <w:t>union</w:t>
      </w:r>
    </w:p>
    <w:p w14:paraId="593A7170" w14:textId="77777777" w:rsidR="00E6583C" w:rsidRPr="00097209"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097209">
        <w:rPr>
          <w:rFonts w:ascii="微软雅黑" w:eastAsia="微软雅黑" w:hAnsi="微软雅黑"/>
          <w:sz w:val="11"/>
          <w:szCs w:val="11"/>
          <w:lang w:val="fr-FR"/>
        </w:rPr>
        <w:t>{</w:t>
      </w:r>
    </w:p>
    <w:p w14:paraId="321EAE2E" w14:textId="77777777" w:rsidR="00E6583C" w:rsidRPr="00097209"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097209">
        <w:rPr>
          <w:rFonts w:ascii="微软雅黑" w:eastAsia="微软雅黑" w:hAnsi="微软雅黑"/>
          <w:sz w:val="11"/>
          <w:szCs w:val="11"/>
          <w:lang w:val="fr-FR"/>
        </w:rPr>
        <w:t xml:space="preserve">    </w:t>
      </w:r>
      <w:proofErr w:type="gramStart"/>
      <w:r w:rsidRPr="00097209">
        <w:rPr>
          <w:rFonts w:ascii="微软雅黑" w:eastAsia="微软雅黑" w:hAnsi="微软雅黑"/>
          <w:b/>
          <w:bCs/>
          <w:i/>
          <w:iCs/>
          <w:sz w:val="11"/>
          <w:szCs w:val="11"/>
          <w:lang w:val="fr-FR"/>
        </w:rPr>
        <w:t>uint</w:t>
      </w:r>
      <w:proofErr w:type="gramEnd"/>
      <w:r w:rsidRPr="00097209">
        <w:rPr>
          <w:rFonts w:ascii="微软雅黑" w:eastAsia="微软雅黑" w:hAnsi="微软雅黑"/>
          <w:b/>
          <w:bCs/>
          <w:i/>
          <w:iCs/>
          <w:sz w:val="11"/>
          <w:szCs w:val="11"/>
          <w:lang w:val="fr-FR"/>
        </w:rPr>
        <w:t>32_t</w:t>
      </w:r>
      <w:r w:rsidRPr="00097209">
        <w:rPr>
          <w:rFonts w:ascii="微软雅黑" w:eastAsia="微软雅黑" w:hAnsi="微软雅黑"/>
          <w:sz w:val="11"/>
          <w:szCs w:val="11"/>
          <w:lang w:val="fr-FR"/>
        </w:rPr>
        <w:t xml:space="preserve"> </w:t>
      </w:r>
      <w:proofErr w:type="gramStart"/>
      <w:r w:rsidRPr="00097209">
        <w:rPr>
          <w:rFonts w:ascii="微软雅黑" w:eastAsia="微软雅黑" w:hAnsi="微软雅黑"/>
          <w:sz w:val="11"/>
          <w:szCs w:val="11"/>
          <w:lang w:val="fr-FR"/>
        </w:rPr>
        <w:t>all;</w:t>
      </w:r>
      <w:proofErr w:type="gramEnd"/>
    </w:p>
    <w:p w14:paraId="5E0CE20B"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097209">
        <w:rPr>
          <w:rFonts w:ascii="微软雅黑" w:eastAsia="微软雅黑" w:hAnsi="微软雅黑"/>
          <w:sz w:val="11"/>
          <w:szCs w:val="11"/>
          <w:lang w:val="fr-FR"/>
        </w:rPr>
        <w:t xml:space="preserve">    </w:t>
      </w:r>
      <w:proofErr w:type="spellStart"/>
      <w:proofErr w:type="gramStart"/>
      <w:r w:rsidRPr="00E6583C">
        <w:rPr>
          <w:rFonts w:ascii="微软雅黑" w:eastAsia="微软雅黑" w:hAnsi="微软雅黑"/>
          <w:i/>
          <w:iCs/>
          <w:sz w:val="11"/>
          <w:szCs w:val="11"/>
          <w:lang w:val="fr-FR"/>
        </w:rPr>
        <w:t>struct</w:t>
      </w:r>
      <w:proofErr w:type="spellEnd"/>
      <w:proofErr w:type="gramEnd"/>
    </w:p>
    <w:p w14:paraId="2F4896D7"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E6583C">
        <w:rPr>
          <w:rFonts w:ascii="微软雅黑" w:eastAsia="微软雅黑" w:hAnsi="微软雅黑"/>
          <w:sz w:val="11"/>
          <w:szCs w:val="11"/>
          <w:lang w:val="fr-FR"/>
        </w:rPr>
        <w:t>    {</w:t>
      </w:r>
    </w:p>
    <w:p w14:paraId="0ECF7D97"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E6583C">
        <w:rPr>
          <w:rFonts w:ascii="微软雅黑" w:eastAsia="微软雅黑" w:hAnsi="微软雅黑"/>
          <w:sz w:val="11"/>
          <w:szCs w:val="11"/>
          <w:lang w:val="fr-FR"/>
        </w:rPr>
        <w:t xml:space="preserve">        </w:t>
      </w:r>
      <w:proofErr w:type="gramStart"/>
      <w:r w:rsidRPr="00E6583C">
        <w:rPr>
          <w:rFonts w:ascii="微软雅黑" w:eastAsia="微软雅黑" w:hAnsi="微软雅黑"/>
          <w:b/>
          <w:bCs/>
          <w:i/>
          <w:iCs/>
          <w:sz w:val="11"/>
          <w:szCs w:val="11"/>
          <w:lang w:val="fr-FR"/>
        </w:rPr>
        <w:t>uint</w:t>
      </w:r>
      <w:proofErr w:type="gramEnd"/>
      <w:r w:rsidRPr="00E6583C">
        <w:rPr>
          <w:rFonts w:ascii="微软雅黑" w:eastAsia="微软雅黑" w:hAnsi="微软雅黑"/>
          <w:b/>
          <w:bCs/>
          <w:i/>
          <w:iCs/>
          <w:sz w:val="11"/>
          <w:szCs w:val="11"/>
          <w:lang w:val="fr-FR"/>
        </w:rPr>
        <w:t>32_t</w:t>
      </w:r>
      <w:r w:rsidRPr="00E6583C">
        <w:rPr>
          <w:rFonts w:ascii="微软雅黑" w:eastAsia="微软雅黑" w:hAnsi="微软雅黑"/>
          <w:sz w:val="11"/>
          <w:szCs w:val="11"/>
          <w:lang w:val="fr-FR"/>
        </w:rPr>
        <w:t xml:space="preserve"> </w:t>
      </w:r>
      <w:proofErr w:type="spellStart"/>
      <w:r w:rsidRPr="00E6583C">
        <w:rPr>
          <w:rFonts w:ascii="微软雅黑" w:eastAsia="微软雅黑" w:hAnsi="微软雅黑"/>
          <w:sz w:val="11"/>
          <w:szCs w:val="11"/>
          <w:lang w:val="fr-FR"/>
        </w:rPr>
        <w:t>contactor</w:t>
      </w:r>
      <w:proofErr w:type="spellEnd"/>
      <w:r w:rsidRPr="00E6583C">
        <w:rPr>
          <w:rFonts w:ascii="微软雅黑" w:eastAsia="微软雅黑" w:hAnsi="微软雅黑"/>
          <w:sz w:val="11"/>
          <w:szCs w:val="11"/>
          <w:lang w:val="fr-FR"/>
        </w:rPr>
        <w:t xml:space="preserve"> : </w:t>
      </w:r>
      <w:proofErr w:type="gramStart"/>
      <w:r w:rsidRPr="00E6583C">
        <w:rPr>
          <w:rFonts w:ascii="微软雅黑" w:eastAsia="微软雅黑" w:hAnsi="微软雅黑"/>
          <w:sz w:val="11"/>
          <w:szCs w:val="11"/>
          <w:lang w:val="fr-FR"/>
        </w:rPr>
        <w:t>24;</w:t>
      </w:r>
      <w:proofErr w:type="gramEnd"/>
    </w:p>
    <w:p w14:paraId="4911C845"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lang w:val="fr-FR"/>
        </w:rPr>
      </w:pPr>
      <w:r w:rsidRPr="00E6583C">
        <w:rPr>
          <w:rFonts w:ascii="微软雅黑" w:eastAsia="微软雅黑" w:hAnsi="微软雅黑"/>
          <w:sz w:val="11"/>
          <w:szCs w:val="11"/>
          <w:lang w:val="fr-FR"/>
        </w:rPr>
        <w:t xml:space="preserve">        </w:t>
      </w:r>
      <w:proofErr w:type="gramStart"/>
      <w:r w:rsidRPr="00E6583C">
        <w:rPr>
          <w:rFonts w:ascii="微软雅黑" w:eastAsia="微软雅黑" w:hAnsi="微软雅黑"/>
          <w:b/>
          <w:bCs/>
          <w:i/>
          <w:iCs/>
          <w:sz w:val="11"/>
          <w:szCs w:val="11"/>
          <w:lang w:val="fr-FR"/>
        </w:rPr>
        <w:t>uint</w:t>
      </w:r>
      <w:proofErr w:type="gramEnd"/>
      <w:r w:rsidRPr="00E6583C">
        <w:rPr>
          <w:rFonts w:ascii="微软雅黑" w:eastAsia="微软雅黑" w:hAnsi="微软雅黑"/>
          <w:b/>
          <w:bCs/>
          <w:i/>
          <w:iCs/>
          <w:sz w:val="11"/>
          <w:szCs w:val="11"/>
          <w:lang w:val="fr-FR"/>
        </w:rPr>
        <w:t>32_t</w:t>
      </w:r>
      <w:r w:rsidRPr="00E6583C">
        <w:rPr>
          <w:rFonts w:ascii="微软雅黑" w:eastAsia="微软雅黑" w:hAnsi="微软雅黑"/>
          <w:sz w:val="11"/>
          <w:szCs w:val="11"/>
          <w:lang w:val="fr-FR"/>
        </w:rPr>
        <w:t xml:space="preserve"> plug : </w:t>
      </w:r>
      <w:proofErr w:type="gramStart"/>
      <w:r w:rsidRPr="00E6583C">
        <w:rPr>
          <w:rFonts w:ascii="微软雅黑" w:eastAsia="微软雅黑" w:hAnsi="微软雅黑"/>
          <w:sz w:val="11"/>
          <w:szCs w:val="11"/>
          <w:lang w:val="fr-FR"/>
        </w:rPr>
        <w:t>8;</w:t>
      </w:r>
      <w:proofErr w:type="gramEnd"/>
    </w:p>
    <w:p w14:paraId="4A3CE4AB" w14:textId="77777777"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r w:rsidRPr="00E6583C">
        <w:rPr>
          <w:rFonts w:ascii="微软雅黑" w:eastAsia="微软雅黑" w:hAnsi="微软雅黑"/>
          <w:sz w:val="11"/>
          <w:szCs w:val="11"/>
          <w:lang w:val="fr-FR"/>
        </w:rPr>
        <w:t xml:space="preserve">    </w:t>
      </w:r>
      <w:r w:rsidRPr="00E6583C">
        <w:rPr>
          <w:rFonts w:ascii="微软雅黑" w:eastAsia="微软雅黑" w:hAnsi="微软雅黑"/>
          <w:sz w:val="11"/>
          <w:szCs w:val="11"/>
        </w:rPr>
        <w:t xml:space="preserve">} </w:t>
      </w:r>
      <w:proofErr w:type="spellStart"/>
      <w:r w:rsidRPr="00E6583C">
        <w:rPr>
          <w:rFonts w:ascii="微软雅黑" w:eastAsia="微软雅黑" w:hAnsi="微软雅黑"/>
          <w:sz w:val="11"/>
          <w:szCs w:val="11"/>
        </w:rPr>
        <w:t>id_of</w:t>
      </w:r>
      <w:proofErr w:type="spellEnd"/>
      <w:r w:rsidRPr="00E6583C">
        <w:rPr>
          <w:rFonts w:ascii="微软雅黑" w:eastAsia="微软雅黑" w:hAnsi="微软雅黑"/>
          <w:sz w:val="11"/>
          <w:szCs w:val="11"/>
        </w:rPr>
        <w:t>;</w:t>
      </w:r>
    </w:p>
    <w:p w14:paraId="640FEFED" w14:textId="4BF1820D" w:rsidR="00E6583C" w:rsidRPr="00E6583C" w:rsidRDefault="00E6583C" w:rsidP="00E6583C">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rPr>
      </w:pPr>
      <w:r w:rsidRPr="00E6583C">
        <w:rPr>
          <w:rFonts w:ascii="微软雅黑" w:eastAsia="微软雅黑" w:hAnsi="微软雅黑"/>
          <w:sz w:val="11"/>
          <w:szCs w:val="11"/>
        </w:rPr>
        <w:t xml:space="preserve">} </w:t>
      </w:r>
      <w:proofErr w:type="spellStart"/>
      <w:r w:rsidRPr="00E6583C">
        <w:rPr>
          <w:rFonts w:ascii="微软雅黑" w:eastAsia="微软雅黑" w:hAnsi="微软雅黑"/>
          <w:b/>
          <w:bCs/>
          <w:sz w:val="11"/>
          <w:szCs w:val="11"/>
        </w:rPr>
        <w:t>Combo_Koinon</w:t>
      </w:r>
      <w:proofErr w:type="spellEnd"/>
      <w:r w:rsidRPr="00E6583C">
        <w:rPr>
          <w:rFonts w:ascii="微软雅黑" w:eastAsia="微软雅黑" w:hAnsi="微软雅黑"/>
          <w:sz w:val="11"/>
          <w:szCs w:val="11"/>
        </w:rPr>
        <w:t>;</w:t>
      </w:r>
    </w:p>
    <w:p w14:paraId="720B326F" w14:textId="77777777" w:rsidR="00CE1315" w:rsidRPr="00F002C4" w:rsidRDefault="00CE1315" w:rsidP="00E6583C">
      <w:pPr>
        <w:rPr>
          <w:lang w:val="fr-FR"/>
        </w:rPr>
      </w:pPr>
    </w:p>
    <w:tbl>
      <w:tblPr>
        <w:tblStyle w:val="GridTable1Light"/>
        <w:tblW w:w="0" w:type="auto"/>
        <w:tblLook w:val="04A0" w:firstRow="1" w:lastRow="0" w:firstColumn="1" w:lastColumn="0" w:noHBand="0" w:noVBand="1"/>
      </w:tblPr>
      <w:tblGrid>
        <w:gridCol w:w="2405"/>
        <w:gridCol w:w="3260"/>
        <w:gridCol w:w="3505"/>
      </w:tblGrid>
      <w:tr w:rsidR="00CE1315" w:rsidRPr="00937BC5" w14:paraId="0AE4AFAC" w14:textId="77777777" w:rsidTr="00CE1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46CF3E" w14:textId="77777777" w:rsidR="00CE1315" w:rsidRPr="00937BC5" w:rsidRDefault="00CE1315" w:rsidP="003B00E0">
            <w:pPr>
              <w:jc w:val="center"/>
              <w:rPr>
                <w:kern w:val="0"/>
                <w:szCs w:val="20"/>
              </w:rPr>
            </w:pPr>
            <w:r w:rsidRPr="00937BC5">
              <w:rPr>
                <w:rFonts w:hint="eastAsia"/>
                <w:kern w:val="0"/>
                <w:szCs w:val="20"/>
              </w:rPr>
              <w:t>参数类型</w:t>
            </w:r>
          </w:p>
        </w:tc>
        <w:tc>
          <w:tcPr>
            <w:tcW w:w="3260" w:type="dxa"/>
          </w:tcPr>
          <w:p w14:paraId="53894DEC" w14:textId="77777777" w:rsidR="00CE1315" w:rsidRPr="00937BC5" w:rsidRDefault="00CE1315" w:rsidP="003B00E0">
            <w:pPr>
              <w:jc w:val="center"/>
              <w:cnfStyle w:val="100000000000" w:firstRow="1" w:lastRow="0" w:firstColumn="0" w:lastColumn="0" w:oddVBand="0" w:evenVBand="0" w:oddHBand="0" w:evenHBand="0" w:firstRowFirstColumn="0" w:firstRowLastColumn="0" w:lastRowFirstColumn="0" w:lastRowLastColumn="0"/>
              <w:rPr>
                <w:kern w:val="0"/>
                <w:szCs w:val="20"/>
              </w:rPr>
            </w:pPr>
            <w:r w:rsidRPr="00937BC5">
              <w:rPr>
                <w:rFonts w:hint="eastAsia"/>
                <w:kern w:val="0"/>
                <w:szCs w:val="20"/>
              </w:rPr>
              <w:t>结构体名称</w:t>
            </w:r>
          </w:p>
        </w:tc>
        <w:tc>
          <w:tcPr>
            <w:tcW w:w="3505" w:type="dxa"/>
          </w:tcPr>
          <w:p w14:paraId="557F2CC0" w14:textId="77777777" w:rsidR="00CE1315" w:rsidRPr="00937BC5" w:rsidRDefault="00CE1315" w:rsidP="003B00E0">
            <w:pPr>
              <w:jc w:val="center"/>
              <w:cnfStyle w:val="100000000000" w:firstRow="1" w:lastRow="0" w:firstColumn="0" w:lastColumn="0" w:oddVBand="0" w:evenVBand="0" w:oddHBand="0" w:evenHBand="0" w:firstRowFirstColumn="0" w:firstRowLastColumn="0" w:lastRowFirstColumn="0" w:lastRowLastColumn="0"/>
              <w:rPr>
                <w:kern w:val="0"/>
                <w:szCs w:val="20"/>
              </w:rPr>
            </w:pPr>
            <w:r w:rsidRPr="00937BC5">
              <w:rPr>
                <w:rFonts w:hint="eastAsia"/>
                <w:kern w:val="0"/>
                <w:szCs w:val="20"/>
              </w:rPr>
              <w:t>内容含义</w:t>
            </w:r>
          </w:p>
        </w:tc>
      </w:tr>
      <w:tr w:rsidR="00CE1315" w:rsidRPr="00937BC5" w14:paraId="5652A3DE" w14:textId="77777777" w:rsidTr="00CE1315">
        <w:tc>
          <w:tcPr>
            <w:cnfStyle w:val="001000000000" w:firstRow="0" w:lastRow="0" w:firstColumn="1" w:lastColumn="0" w:oddVBand="0" w:evenVBand="0" w:oddHBand="0" w:evenHBand="0" w:firstRowFirstColumn="0" w:firstRowLastColumn="0" w:lastRowFirstColumn="0" w:lastRowLastColumn="0"/>
            <w:tcW w:w="2405" w:type="dxa"/>
            <w:vAlign w:val="center"/>
          </w:tcPr>
          <w:p w14:paraId="02341EDF" w14:textId="02B0370A" w:rsidR="00CE1315" w:rsidRPr="00937BC5" w:rsidRDefault="00CE1315" w:rsidP="003B00E0">
            <w:pPr>
              <w:jc w:val="center"/>
              <w:rPr>
                <w:kern w:val="0"/>
                <w:szCs w:val="20"/>
              </w:rPr>
            </w:pPr>
            <w:r>
              <w:rPr>
                <w:rFonts w:hint="eastAsia"/>
                <w:kern w:val="0"/>
                <w:szCs w:val="20"/>
              </w:rPr>
              <w:t>功率需求信息结构体</w:t>
            </w:r>
          </w:p>
        </w:tc>
        <w:tc>
          <w:tcPr>
            <w:tcW w:w="3260" w:type="dxa"/>
            <w:vAlign w:val="center"/>
          </w:tcPr>
          <w:p w14:paraId="45183A96" w14:textId="022181A7" w:rsidR="00CE1315" w:rsidRPr="00CE1315" w:rsidRDefault="00CE1315" w:rsidP="00CE1315">
            <w:pPr>
              <w:jc w:val="center"/>
              <w:cnfStyle w:val="000000000000" w:firstRow="0" w:lastRow="0" w:firstColumn="0" w:lastColumn="0" w:oddVBand="0" w:evenVBand="0" w:oddHBand="0" w:evenHBand="0" w:firstRowFirstColumn="0" w:firstRowLastColumn="0" w:lastRowFirstColumn="0" w:lastRowLastColumn="0"/>
              <w:rPr>
                <w:b/>
                <w:bCs/>
                <w:kern w:val="0"/>
                <w:szCs w:val="20"/>
              </w:rPr>
            </w:pPr>
            <w:proofErr w:type="spellStart"/>
            <w:r w:rsidRPr="00CE1315">
              <w:rPr>
                <w:b/>
                <w:bCs/>
                <w:kern w:val="0"/>
                <w:szCs w:val="20"/>
              </w:rPr>
              <w:t>PlugInfoInst</w:t>
            </w:r>
            <w:proofErr w:type="spellEnd"/>
            <w:r w:rsidRPr="00CE1315">
              <w:rPr>
                <w:b/>
                <w:bCs/>
                <w:kern w:val="0"/>
                <w:szCs w:val="20"/>
              </w:rPr>
              <w:t>, *</w:t>
            </w:r>
            <w:proofErr w:type="spellStart"/>
            <w:r w:rsidRPr="00CE1315">
              <w:rPr>
                <w:b/>
                <w:bCs/>
                <w:kern w:val="0"/>
                <w:szCs w:val="20"/>
              </w:rPr>
              <w:t>PlugInfoPtr</w:t>
            </w:r>
            <w:proofErr w:type="spellEnd"/>
          </w:p>
          <w:p w14:paraId="24910C22" w14:textId="4BB04A1E" w:rsidR="00CE1315" w:rsidRPr="00937BC5" w:rsidRDefault="00CE1315" w:rsidP="003B00E0">
            <w:pPr>
              <w:jc w:val="center"/>
              <w:cnfStyle w:val="000000000000" w:firstRow="0" w:lastRow="0" w:firstColumn="0" w:lastColumn="0" w:oddVBand="0" w:evenVBand="0" w:oddHBand="0" w:evenHBand="0" w:firstRowFirstColumn="0" w:firstRowLastColumn="0" w:lastRowFirstColumn="0" w:lastRowLastColumn="0"/>
              <w:rPr>
                <w:kern w:val="0"/>
                <w:szCs w:val="20"/>
              </w:rPr>
            </w:pPr>
          </w:p>
        </w:tc>
        <w:tc>
          <w:tcPr>
            <w:tcW w:w="3505" w:type="dxa"/>
            <w:vAlign w:val="center"/>
          </w:tcPr>
          <w:p w14:paraId="6B8B33E4" w14:textId="77A1BDB9" w:rsidR="00CE1315" w:rsidRPr="00937BC5" w:rsidRDefault="00DF0981" w:rsidP="003B00E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重命名</w:t>
            </w:r>
            <w:r w:rsidR="00CE1315">
              <w:rPr>
                <w:rFonts w:hint="eastAsia"/>
                <w:kern w:val="0"/>
                <w:szCs w:val="20"/>
              </w:rPr>
              <w:t>PCU</w:t>
            </w:r>
            <w:r w:rsidR="00CE1315">
              <w:rPr>
                <w:rFonts w:hint="eastAsia"/>
                <w:kern w:val="0"/>
                <w:szCs w:val="20"/>
              </w:rPr>
              <w:t>中</w:t>
            </w:r>
            <w:proofErr w:type="spellStart"/>
            <w:r w:rsidR="00CE1315">
              <w:rPr>
                <w:rFonts w:hint="eastAsia"/>
                <w:kern w:val="0"/>
                <w:szCs w:val="20"/>
              </w:rPr>
              <w:t>St_ChargingGunInfo</w:t>
            </w:r>
            <w:proofErr w:type="spellEnd"/>
          </w:p>
        </w:tc>
      </w:tr>
      <w:tr w:rsidR="00CE1315" w:rsidRPr="00937BC5" w14:paraId="25DAEFD5" w14:textId="77777777" w:rsidTr="00CE1315">
        <w:tc>
          <w:tcPr>
            <w:cnfStyle w:val="001000000000" w:firstRow="0" w:lastRow="0" w:firstColumn="1" w:lastColumn="0" w:oddVBand="0" w:evenVBand="0" w:oddHBand="0" w:evenHBand="0" w:firstRowFirstColumn="0" w:firstRowLastColumn="0" w:lastRowFirstColumn="0" w:lastRowLastColumn="0"/>
            <w:tcW w:w="2405" w:type="dxa"/>
            <w:vAlign w:val="center"/>
          </w:tcPr>
          <w:p w14:paraId="3B65672C" w14:textId="492ECC74" w:rsidR="00CE1315" w:rsidRPr="00937BC5" w:rsidRDefault="00CE1315" w:rsidP="003B00E0">
            <w:pPr>
              <w:jc w:val="center"/>
              <w:rPr>
                <w:kern w:val="0"/>
                <w:szCs w:val="20"/>
              </w:rPr>
            </w:pPr>
            <w:r>
              <w:rPr>
                <w:rFonts w:hint="eastAsia"/>
                <w:kern w:val="0"/>
                <w:szCs w:val="20"/>
              </w:rPr>
              <w:t>功率供给信息结构体</w:t>
            </w:r>
          </w:p>
        </w:tc>
        <w:tc>
          <w:tcPr>
            <w:tcW w:w="3260" w:type="dxa"/>
            <w:vAlign w:val="center"/>
          </w:tcPr>
          <w:p w14:paraId="2AAE9337" w14:textId="46E93923" w:rsidR="00CE1315" w:rsidRPr="00937BC5" w:rsidRDefault="00CE1315" w:rsidP="003B00E0">
            <w:pPr>
              <w:jc w:val="center"/>
              <w:cnfStyle w:val="000000000000" w:firstRow="0" w:lastRow="0" w:firstColumn="0" w:lastColumn="0" w:oddVBand="0" w:evenVBand="0" w:oddHBand="0" w:evenHBand="0" w:firstRowFirstColumn="0" w:firstRowLastColumn="0" w:lastRowFirstColumn="0" w:lastRowLastColumn="0"/>
              <w:rPr>
                <w:kern w:val="0"/>
                <w:szCs w:val="20"/>
              </w:rPr>
            </w:pPr>
            <w:proofErr w:type="spellStart"/>
            <w:r w:rsidRPr="00CE1315">
              <w:rPr>
                <w:b/>
                <w:bCs/>
                <w:kern w:val="0"/>
                <w:szCs w:val="20"/>
              </w:rPr>
              <w:t>NodeInfoInst</w:t>
            </w:r>
            <w:proofErr w:type="spellEnd"/>
            <w:r w:rsidRPr="00CE1315">
              <w:rPr>
                <w:b/>
                <w:bCs/>
                <w:kern w:val="0"/>
                <w:szCs w:val="20"/>
              </w:rPr>
              <w:t>, *</w:t>
            </w:r>
            <w:proofErr w:type="spellStart"/>
            <w:r w:rsidRPr="00CE1315">
              <w:rPr>
                <w:b/>
                <w:bCs/>
                <w:kern w:val="0"/>
                <w:szCs w:val="20"/>
              </w:rPr>
              <w:t>NodeInfoPtr</w:t>
            </w:r>
            <w:proofErr w:type="spellEnd"/>
          </w:p>
        </w:tc>
        <w:tc>
          <w:tcPr>
            <w:tcW w:w="3505" w:type="dxa"/>
            <w:vAlign w:val="center"/>
          </w:tcPr>
          <w:p w14:paraId="06527EE6" w14:textId="265EA002" w:rsidR="00CE1315" w:rsidRPr="00937BC5" w:rsidRDefault="00DF0981" w:rsidP="003B00E0">
            <w:pPr>
              <w:jc w:val="center"/>
              <w:cnfStyle w:val="000000000000" w:firstRow="0" w:lastRow="0" w:firstColumn="0" w:lastColumn="0" w:oddVBand="0" w:evenVBand="0" w:oddHBand="0" w:evenHBand="0" w:firstRowFirstColumn="0" w:firstRowLastColumn="0" w:lastRowFirstColumn="0" w:lastRowLastColumn="0"/>
              <w:rPr>
                <w:kern w:val="0"/>
                <w:szCs w:val="20"/>
              </w:rPr>
            </w:pPr>
            <w:r>
              <w:rPr>
                <w:rFonts w:hint="eastAsia"/>
                <w:kern w:val="0"/>
                <w:szCs w:val="20"/>
              </w:rPr>
              <w:t>重命名</w:t>
            </w:r>
            <w:r w:rsidR="00CE1315">
              <w:rPr>
                <w:rFonts w:hint="eastAsia"/>
                <w:kern w:val="0"/>
                <w:szCs w:val="20"/>
              </w:rPr>
              <w:t>PCU</w:t>
            </w:r>
            <w:r w:rsidR="00CE1315">
              <w:rPr>
                <w:rFonts w:hint="eastAsia"/>
                <w:kern w:val="0"/>
                <w:szCs w:val="20"/>
              </w:rPr>
              <w:t>中</w:t>
            </w:r>
            <w:proofErr w:type="spellStart"/>
            <w:r w:rsidR="00CE1315">
              <w:rPr>
                <w:rFonts w:hint="eastAsia"/>
                <w:kern w:val="0"/>
                <w:szCs w:val="20"/>
              </w:rPr>
              <w:t>St_PwrNodeInfo</w:t>
            </w:r>
            <w:proofErr w:type="spellEnd"/>
          </w:p>
        </w:tc>
      </w:tr>
      <w:tr w:rsidR="00CE1315" w:rsidRPr="00F002C4" w14:paraId="19FFD854" w14:textId="77777777" w:rsidTr="00CE1315">
        <w:tc>
          <w:tcPr>
            <w:cnfStyle w:val="001000000000" w:firstRow="0" w:lastRow="0" w:firstColumn="1" w:lastColumn="0" w:oddVBand="0" w:evenVBand="0" w:oddHBand="0" w:evenHBand="0" w:firstRowFirstColumn="0" w:firstRowLastColumn="0" w:lastRowFirstColumn="0" w:lastRowLastColumn="0"/>
            <w:tcW w:w="2405" w:type="dxa"/>
            <w:vAlign w:val="center"/>
          </w:tcPr>
          <w:p w14:paraId="5B2F93A5" w14:textId="61C75F8D" w:rsidR="00CE1315" w:rsidRPr="00937BC5" w:rsidRDefault="00CE1315" w:rsidP="003B00E0">
            <w:pPr>
              <w:jc w:val="center"/>
              <w:rPr>
                <w:kern w:val="0"/>
                <w:szCs w:val="20"/>
              </w:rPr>
            </w:pPr>
            <w:r>
              <w:rPr>
                <w:rFonts w:hint="eastAsia"/>
                <w:kern w:val="0"/>
                <w:szCs w:val="20"/>
              </w:rPr>
              <w:t>接触器信息结构体</w:t>
            </w:r>
          </w:p>
        </w:tc>
        <w:tc>
          <w:tcPr>
            <w:tcW w:w="3260" w:type="dxa"/>
            <w:vAlign w:val="center"/>
          </w:tcPr>
          <w:p w14:paraId="0484168E" w14:textId="77777777" w:rsidR="00CE1315" w:rsidRPr="00CE1315" w:rsidRDefault="00CE1315" w:rsidP="00CE1315">
            <w:pPr>
              <w:jc w:val="center"/>
              <w:cnfStyle w:val="000000000000" w:firstRow="0" w:lastRow="0" w:firstColumn="0" w:lastColumn="0" w:oddVBand="0" w:evenVBand="0" w:oddHBand="0" w:evenHBand="0" w:firstRowFirstColumn="0" w:firstRowLastColumn="0" w:lastRowFirstColumn="0" w:lastRowLastColumn="0"/>
              <w:rPr>
                <w:b/>
                <w:bCs/>
                <w:kern w:val="0"/>
                <w:szCs w:val="20"/>
              </w:rPr>
            </w:pPr>
            <w:proofErr w:type="spellStart"/>
            <w:r w:rsidRPr="00CE1315">
              <w:rPr>
                <w:b/>
                <w:bCs/>
                <w:kern w:val="0"/>
                <w:szCs w:val="20"/>
              </w:rPr>
              <w:t>ContactorinfoInst</w:t>
            </w:r>
            <w:proofErr w:type="spellEnd"/>
            <w:r w:rsidRPr="00CE1315">
              <w:rPr>
                <w:b/>
                <w:bCs/>
                <w:kern w:val="0"/>
                <w:szCs w:val="20"/>
              </w:rPr>
              <w:t>, *</w:t>
            </w:r>
            <w:proofErr w:type="spellStart"/>
            <w:r w:rsidRPr="00CE1315">
              <w:rPr>
                <w:b/>
                <w:bCs/>
                <w:kern w:val="0"/>
                <w:szCs w:val="20"/>
              </w:rPr>
              <w:t>ContactorinfoPtr</w:t>
            </w:r>
            <w:proofErr w:type="spellEnd"/>
          </w:p>
          <w:p w14:paraId="4B4015E7" w14:textId="63E5DE0A" w:rsidR="00CE1315" w:rsidRPr="00937BC5" w:rsidRDefault="00CE1315" w:rsidP="003B00E0">
            <w:pPr>
              <w:jc w:val="center"/>
              <w:cnfStyle w:val="000000000000" w:firstRow="0" w:lastRow="0" w:firstColumn="0" w:lastColumn="0" w:oddVBand="0" w:evenVBand="0" w:oddHBand="0" w:evenHBand="0" w:firstRowFirstColumn="0" w:firstRowLastColumn="0" w:lastRowFirstColumn="0" w:lastRowLastColumn="0"/>
              <w:rPr>
                <w:kern w:val="0"/>
                <w:szCs w:val="20"/>
              </w:rPr>
            </w:pPr>
          </w:p>
        </w:tc>
        <w:tc>
          <w:tcPr>
            <w:tcW w:w="3505" w:type="dxa"/>
            <w:vAlign w:val="center"/>
          </w:tcPr>
          <w:p w14:paraId="74952D82" w14:textId="45820122" w:rsidR="00CE1315" w:rsidRPr="00CE1315" w:rsidRDefault="00DF0981" w:rsidP="003B00E0">
            <w:pPr>
              <w:jc w:val="center"/>
              <w:cnfStyle w:val="000000000000" w:firstRow="0" w:lastRow="0" w:firstColumn="0" w:lastColumn="0" w:oddVBand="0" w:evenVBand="0" w:oddHBand="0" w:evenHBand="0" w:firstRowFirstColumn="0" w:firstRowLastColumn="0" w:lastRowFirstColumn="0" w:lastRowLastColumn="0"/>
              <w:rPr>
                <w:kern w:val="0"/>
                <w:szCs w:val="20"/>
                <w:lang w:val="fr-FR"/>
              </w:rPr>
            </w:pPr>
            <w:r>
              <w:rPr>
                <w:rFonts w:hint="eastAsia"/>
                <w:kern w:val="0"/>
                <w:szCs w:val="20"/>
                <w:lang w:val="fr-FR"/>
              </w:rPr>
              <w:t>重命名</w:t>
            </w:r>
            <w:r w:rsidR="00CE1315" w:rsidRPr="00CE1315">
              <w:rPr>
                <w:rFonts w:hint="eastAsia"/>
                <w:kern w:val="0"/>
                <w:szCs w:val="20"/>
                <w:lang w:val="fr-FR"/>
              </w:rPr>
              <w:t>PCU</w:t>
            </w:r>
            <w:r w:rsidR="00CE1315">
              <w:rPr>
                <w:rFonts w:hint="eastAsia"/>
                <w:kern w:val="0"/>
                <w:szCs w:val="20"/>
              </w:rPr>
              <w:t>中</w:t>
            </w:r>
            <w:proofErr w:type="spellStart"/>
            <w:r w:rsidR="00CE1315" w:rsidRPr="00CE1315">
              <w:rPr>
                <w:rFonts w:hint="eastAsia"/>
                <w:kern w:val="0"/>
                <w:szCs w:val="20"/>
                <w:lang w:val="fr-FR"/>
              </w:rPr>
              <w:t>St_RouteInfo</w:t>
            </w:r>
            <w:proofErr w:type="spellEnd"/>
          </w:p>
        </w:tc>
      </w:tr>
    </w:tbl>
    <w:p w14:paraId="48E29C9A" w14:textId="77777777" w:rsidR="00CE1315" w:rsidRPr="00DF0981" w:rsidRDefault="00CE1315" w:rsidP="00E6583C">
      <w:pPr>
        <w:rPr>
          <w:lang w:val="fr-FR"/>
        </w:rPr>
      </w:pPr>
    </w:p>
    <w:p w14:paraId="3AA40996" w14:textId="77777777" w:rsidR="00F002C4" w:rsidRDefault="00F002C4" w:rsidP="00F002C4">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1"/>
          <w:szCs w:val="11"/>
        </w:rPr>
      </w:pPr>
    </w:p>
    <w:p w14:paraId="3E646174" w14:textId="296BC54F" w:rsidR="00F002C4" w:rsidRPr="00F002C4" w:rsidRDefault="00F002C4" w:rsidP="00F002C4">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sidRPr="00F002C4">
        <w:rPr>
          <w:rFonts w:ascii="微软雅黑" w:eastAsia="微软雅黑" w:hAnsi="微软雅黑"/>
          <w:sz w:val="13"/>
          <w:szCs w:val="13"/>
        </w:rPr>
        <w:t xml:space="preserve">    typedef </w:t>
      </w:r>
      <w:proofErr w:type="spellStart"/>
      <w:r w:rsidRPr="00F002C4">
        <w:rPr>
          <w:rFonts w:ascii="微软雅黑" w:eastAsia="微软雅黑" w:hAnsi="微软雅黑" w:hint="eastAsia"/>
          <w:kern w:val="0"/>
          <w:sz w:val="13"/>
          <w:szCs w:val="13"/>
        </w:rPr>
        <w:t>St_ChargingGunInfo</w:t>
      </w:r>
      <w:proofErr w:type="spellEnd"/>
      <w:r>
        <w:rPr>
          <w:rFonts w:ascii="微软雅黑" w:eastAsia="微软雅黑" w:hAnsi="微软雅黑"/>
          <w:kern w:val="0"/>
          <w:sz w:val="13"/>
          <w:szCs w:val="13"/>
        </w:rPr>
        <w:tab/>
      </w:r>
      <w:proofErr w:type="spellStart"/>
      <w:r w:rsidRPr="00F002C4">
        <w:rPr>
          <w:rFonts w:ascii="微软雅黑" w:eastAsia="微软雅黑" w:hAnsi="微软雅黑"/>
          <w:sz w:val="13"/>
          <w:szCs w:val="13"/>
        </w:rPr>
        <w:t>PlugInfoInst</w:t>
      </w:r>
      <w:proofErr w:type="spellEnd"/>
      <w:r w:rsidRPr="00F002C4">
        <w:rPr>
          <w:rFonts w:ascii="微软雅黑" w:eastAsia="微软雅黑" w:hAnsi="微软雅黑"/>
          <w:sz w:val="13"/>
          <w:szCs w:val="13"/>
        </w:rPr>
        <w:t>, *</w:t>
      </w:r>
      <w:proofErr w:type="spellStart"/>
      <w:r w:rsidRPr="00F002C4">
        <w:rPr>
          <w:rFonts w:ascii="微软雅黑" w:eastAsia="微软雅黑" w:hAnsi="微软雅黑"/>
          <w:sz w:val="13"/>
          <w:szCs w:val="13"/>
        </w:rPr>
        <w:t>PlugInfoPtr</w:t>
      </w:r>
      <w:proofErr w:type="spellEnd"/>
      <w:r w:rsidRPr="00F002C4">
        <w:rPr>
          <w:rFonts w:ascii="微软雅黑" w:eastAsia="微软雅黑" w:hAnsi="微软雅黑"/>
          <w:sz w:val="13"/>
          <w:szCs w:val="13"/>
        </w:rPr>
        <w:t>;</w:t>
      </w:r>
    </w:p>
    <w:p w14:paraId="2BFB723D" w14:textId="2DD521FB" w:rsidR="00F002C4" w:rsidRPr="00F002C4" w:rsidRDefault="00F002C4" w:rsidP="00F002C4">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sidRPr="00F002C4">
        <w:rPr>
          <w:rFonts w:ascii="微软雅黑" w:eastAsia="微软雅黑" w:hAnsi="微软雅黑"/>
          <w:sz w:val="13"/>
          <w:szCs w:val="13"/>
        </w:rPr>
        <w:lastRenderedPageBreak/>
        <w:t xml:space="preserve">typedef </w:t>
      </w:r>
      <w:proofErr w:type="spellStart"/>
      <w:r w:rsidRPr="00F002C4">
        <w:rPr>
          <w:rFonts w:ascii="微软雅黑" w:eastAsia="微软雅黑" w:hAnsi="微软雅黑" w:hint="eastAsia"/>
          <w:kern w:val="0"/>
          <w:sz w:val="13"/>
          <w:szCs w:val="13"/>
        </w:rPr>
        <w:t>St_</w:t>
      </w:r>
      <w:proofErr w:type="gramStart"/>
      <w:r w:rsidRPr="00F002C4">
        <w:rPr>
          <w:rFonts w:ascii="微软雅黑" w:eastAsia="微软雅黑" w:hAnsi="微软雅黑" w:hint="eastAsia"/>
          <w:kern w:val="0"/>
          <w:sz w:val="13"/>
          <w:szCs w:val="13"/>
        </w:rPr>
        <w:t>PwrNodeInfo</w:t>
      </w:r>
      <w:proofErr w:type="spellEnd"/>
      <w:r w:rsidRPr="00F002C4">
        <w:rPr>
          <w:rFonts w:ascii="微软雅黑" w:eastAsia="微软雅黑" w:hAnsi="微软雅黑"/>
          <w:sz w:val="13"/>
          <w:szCs w:val="13"/>
        </w:rPr>
        <w:t xml:space="preserve"> </w:t>
      </w:r>
      <w:r>
        <w:rPr>
          <w:rFonts w:ascii="微软雅黑" w:eastAsia="微软雅黑" w:hAnsi="微软雅黑" w:hint="eastAsia"/>
          <w:sz w:val="13"/>
          <w:szCs w:val="13"/>
        </w:rPr>
        <w:t xml:space="preserve"> </w:t>
      </w:r>
      <w:proofErr w:type="spellStart"/>
      <w:r w:rsidRPr="00F002C4">
        <w:rPr>
          <w:rFonts w:ascii="微软雅黑" w:eastAsia="微软雅黑" w:hAnsi="微软雅黑"/>
          <w:sz w:val="13"/>
          <w:szCs w:val="13"/>
        </w:rPr>
        <w:t>NodeInfoInst</w:t>
      </w:r>
      <w:proofErr w:type="spellEnd"/>
      <w:proofErr w:type="gramEnd"/>
      <w:r w:rsidRPr="00F002C4">
        <w:rPr>
          <w:rFonts w:ascii="微软雅黑" w:eastAsia="微软雅黑" w:hAnsi="微软雅黑"/>
          <w:sz w:val="13"/>
          <w:szCs w:val="13"/>
        </w:rPr>
        <w:t>, *</w:t>
      </w:r>
      <w:proofErr w:type="spellStart"/>
      <w:r w:rsidRPr="00F002C4">
        <w:rPr>
          <w:rFonts w:ascii="微软雅黑" w:eastAsia="微软雅黑" w:hAnsi="微软雅黑"/>
          <w:sz w:val="13"/>
          <w:szCs w:val="13"/>
        </w:rPr>
        <w:t>NodeInfoPtr</w:t>
      </w:r>
      <w:proofErr w:type="spellEnd"/>
      <w:r w:rsidRPr="00F002C4">
        <w:rPr>
          <w:rFonts w:ascii="微软雅黑" w:eastAsia="微软雅黑" w:hAnsi="微软雅黑"/>
          <w:sz w:val="13"/>
          <w:szCs w:val="13"/>
        </w:rPr>
        <w:t>;</w:t>
      </w:r>
    </w:p>
    <w:p w14:paraId="685A527E" w14:textId="6AA4CB2F" w:rsidR="00F002C4" w:rsidRPr="00F002C4" w:rsidRDefault="00F002C4" w:rsidP="00F002C4">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sz w:val="13"/>
          <w:szCs w:val="13"/>
        </w:rPr>
      </w:pPr>
      <w:r w:rsidRPr="00F002C4">
        <w:rPr>
          <w:rFonts w:ascii="微软雅黑" w:eastAsia="微软雅黑" w:hAnsi="微软雅黑"/>
          <w:sz w:val="13"/>
          <w:szCs w:val="13"/>
        </w:rPr>
        <w:t xml:space="preserve">typedef </w:t>
      </w:r>
      <w:proofErr w:type="spellStart"/>
      <w:r w:rsidRPr="00F002C4">
        <w:rPr>
          <w:rFonts w:ascii="微软雅黑" w:eastAsia="微软雅黑" w:hAnsi="微软雅黑" w:hint="eastAsia"/>
          <w:kern w:val="0"/>
          <w:sz w:val="13"/>
          <w:szCs w:val="13"/>
        </w:rPr>
        <w:t>St_</w:t>
      </w:r>
      <w:proofErr w:type="gramStart"/>
      <w:r w:rsidRPr="00F002C4">
        <w:rPr>
          <w:rFonts w:ascii="微软雅黑" w:eastAsia="微软雅黑" w:hAnsi="微软雅黑" w:hint="eastAsia"/>
          <w:kern w:val="0"/>
          <w:sz w:val="13"/>
          <w:szCs w:val="13"/>
        </w:rPr>
        <w:t>RouteInfo</w:t>
      </w:r>
      <w:proofErr w:type="spellEnd"/>
      <w:r w:rsidRPr="00F002C4">
        <w:rPr>
          <w:rFonts w:ascii="微软雅黑" w:eastAsia="微软雅黑" w:hAnsi="微软雅黑"/>
          <w:sz w:val="13"/>
          <w:szCs w:val="13"/>
        </w:rPr>
        <w:t xml:space="preserve"> </w:t>
      </w:r>
      <w:r>
        <w:rPr>
          <w:rFonts w:ascii="微软雅黑" w:eastAsia="微软雅黑" w:hAnsi="微软雅黑" w:hint="eastAsia"/>
          <w:sz w:val="13"/>
          <w:szCs w:val="13"/>
        </w:rPr>
        <w:t xml:space="preserve"> </w:t>
      </w:r>
      <w:proofErr w:type="spellStart"/>
      <w:r w:rsidRPr="00F002C4">
        <w:rPr>
          <w:rFonts w:ascii="微软雅黑" w:eastAsia="微软雅黑" w:hAnsi="微软雅黑"/>
          <w:sz w:val="13"/>
          <w:szCs w:val="13"/>
        </w:rPr>
        <w:t>ContactorinfoInst</w:t>
      </w:r>
      <w:proofErr w:type="spellEnd"/>
      <w:proofErr w:type="gramEnd"/>
      <w:r w:rsidRPr="00F002C4">
        <w:rPr>
          <w:rFonts w:ascii="微软雅黑" w:eastAsia="微软雅黑" w:hAnsi="微软雅黑"/>
          <w:sz w:val="13"/>
          <w:szCs w:val="13"/>
        </w:rPr>
        <w:t>, *</w:t>
      </w:r>
      <w:proofErr w:type="spellStart"/>
      <w:r w:rsidRPr="00F002C4">
        <w:rPr>
          <w:rFonts w:ascii="微软雅黑" w:eastAsia="微软雅黑" w:hAnsi="微软雅黑"/>
          <w:sz w:val="13"/>
          <w:szCs w:val="13"/>
        </w:rPr>
        <w:t>ContactorinfoPtr</w:t>
      </w:r>
      <w:proofErr w:type="spellEnd"/>
      <w:r w:rsidRPr="00F002C4">
        <w:rPr>
          <w:rFonts w:ascii="微软雅黑" w:eastAsia="微软雅黑" w:hAnsi="微软雅黑"/>
          <w:sz w:val="13"/>
          <w:szCs w:val="13"/>
        </w:rPr>
        <w:t>;</w:t>
      </w:r>
    </w:p>
    <w:p w14:paraId="5F14BE80" w14:textId="6C1B9EC9" w:rsidR="00E6583C" w:rsidRPr="00F002C4" w:rsidRDefault="00E6583C" w:rsidP="00F002C4">
      <w:pPr>
        <w:pBdr>
          <w:top w:val="single" w:sz="12" w:space="1" w:color="auto"/>
          <w:left w:val="single" w:sz="12" w:space="4" w:color="auto"/>
          <w:bottom w:val="single" w:sz="12" w:space="1" w:color="auto"/>
          <w:right w:val="single" w:sz="12" w:space="4" w:color="auto"/>
        </w:pBdr>
        <w:ind w:firstLine="420"/>
        <w:jc w:val="left"/>
      </w:pPr>
    </w:p>
    <w:p w14:paraId="2B7BA460" w14:textId="77777777" w:rsidR="007F36A2" w:rsidRPr="00F002C4" w:rsidRDefault="007F36A2" w:rsidP="007F36A2"/>
    <w:p w14:paraId="2E971D90" w14:textId="77777777" w:rsidR="00104224" w:rsidRPr="003642CF" w:rsidRDefault="00104224" w:rsidP="00923C94">
      <w:pPr>
        <w:pStyle w:val="Heading1"/>
        <w:keepNext w:val="0"/>
        <w:keepLines w:val="0"/>
        <w:tabs>
          <w:tab w:val="num" w:pos="425"/>
        </w:tabs>
        <w:autoSpaceDE w:val="0"/>
        <w:autoSpaceDN w:val="0"/>
        <w:adjustRightInd w:val="0"/>
        <w:spacing w:beforeLines="0" w:afterLines="0" w:line="240" w:lineRule="auto"/>
        <w:jc w:val="left"/>
      </w:pPr>
      <w:bookmarkStart w:id="61" w:name="_Toc209380761"/>
      <w:r>
        <w:rPr>
          <w:rFonts w:hint="eastAsia"/>
        </w:rPr>
        <w:t>软件总体方案</w:t>
      </w:r>
      <w:bookmarkEnd w:id="61"/>
    </w:p>
    <w:p w14:paraId="7655DE0C" w14:textId="77777777" w:rsidR="00104224" w:rsidRDefault="00104224" w:rsidP="00923C94">
      <w:pPr>
        <w:pStyle w:val="Heading2"/>
      </w:pPr>
      <w:bookmarkStart w:id="62" w:name="_Toc20295101"/>
      <w:bookmarkStart w:id="63" w:name="_Toc209380762"/>
      <w:r>
        <w:rPr>
          <w:rFonts w:hint="eastAsia"/>
        </w:rPr>
        <w:t>5.1</w:t>
      </w:r>
      <w:r w:rsidRPr="00CA6FE1">
        <w:rPr>
          <w:rFonts w:hint="eastAsia"/>
        </w:rPr>
        <w:t>系统功能模块划分</w:t>
      </w:r>
      <w:bookmarkEnd w:id="62"/>
      <w:bookmarkEnd w:id="63"/>
    </w:p>
    <w:p w14:paraId="5734702A" w14:textId="703BC59C" w:rsidR="00FD75A1" w:rsidRDefault="00FD75A1" w:rsidP="00164D53">
      <w:pPr>
        <w:jc w:val="center"/>
      </w:pPr>
    </w:p>
    <w:tbl>
      <w:tblPr>
        <w:tblW w:w="8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531"/>
        <w:gridCol w:w="1019"/>
      </w:tblGrid>
      <w:tr w:rsidR="00164D53" w:rsidRPr="00DD25CA" w14:paraId="356F2AA8" w14:textId="77777777" w:rsidTr="00D83DDE">
        <w:trPr>
          <w:trHeight w:val="416"/>
          <w:tblHeader/>
          <w:jc w:val="center"/>
        </w:trPr>
        <w:tc>
          <w:tcPr>
            <w:tcW w:w="3114" w:type="dxa"/>
            <w:shd w:val="clear" w:color="auto" w:fill="D0CECE" w:themeFill="background2" w:themeFillShade="E6"/>
            <w:vAlign w:val="center"/>
          </w:tcPr>
          <w:p w14:paraId="11BFD433" w14:textId="77777777" w:rsidR="00164D53" w:rsidRPr="00DD25CA" w:rsidRDefault="00164D53" w:rsidP="0003139C">
            <w:pPr>
              <w:jc w:val="left"/>
              <w:rPr>
                <w:b/>
              </w:rPr>
            </w:pPr>
            <w:r w:rsidRPr="00DD25CA">
              <w:rPr>
                <w:b/>
              </w:rPr>
              <w:t>功能需求</w:t>
            </w:r>
          </w:p>
        </w:tc>
        <w:tc>
          <w:tcPr>
            <w:tcW w:w="4531" w:type="dxa"/>
            <w:shd w:val="clear" w:color="auto" w:fill="D0CECE" w:themeFill="background2" w:themeFillShade="E6"/>
            <w:vAlign w:val="center"/>
          </w:tcPr>
          <w:p w14:paraId="073C734F" w14:textId="77777777" w:rsidR="00164D53" w:rsidRPr="00DD25CA" w:rsidRDefault="00164D53" w:rsidP="0003139C">
            <w:pPr>
              <w:rPr>
                <w:b/>
              </w:rPr>
            </w:pPr>
            <w:r>
              <w:rPr>
                <w:b/>
              </w:rPr>
              <w:t>功能需求</w:t>
            </w:r>
            <w:r>
              <w:rPr>
                <w:rFonts w:hint="eastAsia"/>
                <w:b/>
              </w:rPr>
              <w:t>概述</w:t>
            </w:r>
          </w:p>
        </w:tc>
        <w:tc>
          <w:tcPr>
            <w:tcW w:w="1019" w:type="dxa"/>
            <w:shd w:val="clear" w:color="auto" w:fill="D0CECE" w:themeFill="background2" w:themeFillShade="E6"/>
            <w:vAlign w:val="center"/>
          </w:tcPr>
          <w:p w14:paraId="35205BD1" w14:textId="77777777" w:rsidR="00164D53" w:rsidRPr="00DD25CA" w:rsidRDefault="00164D53" w:rsidP="0003139C">
            <w:pPr>
              <w:rPr>
                <w:b/>
              </w:rPr>
            </w:pPr>
            <w:r w:rsidRPr="00DD25CA">
              <w:rPr>
                <w:rFonts w:hint="eastAsia"/>
                <w:b/>
              </w:rPr>
              <w:t>备注</w:t>
            </w:r>
          </w:p>
        </w:tc>
      </w:tr>
      <w:tr w:rsidR="00164D53" w:rsidRPr="00BB612C" w14:paraId="6BD5FB71" w14:textId="77777777" w:rsidTr="00D83DDE">
        <w:trPr>
          <w:trHeight w:val="351"/>
          <w:tblHeader/>
          <w:jc w:val="center"/>
        </w:trPr>
        <w:tc>
          <w:tcPr>
            <w:tcW w:w="3114" w:type="dxa"/>
            <w:vAlign w:val="center"/>
          </w:tcPr>
          <w:p w14:paraId="77A57645" w14:textId="295BCD38" w:rsidR="00164D53" w:rsidRPr="004C62BA" w:rsidRDefault="00B842CB" w:rsidP="0003139C">
            <w:pPr>
              <w:jc w:val="left"/>
              <w:rPr>
                <w:b/>
              </w:rPr>
            </w:pPr>
            <w:r w:rsidRPr="00CB2849">
              <w:rPr>
                <w:rFonts w:ascii="Cambria" w:hAnsi="Cambria" w:hint="eastAsia"/>
                <w:b/>
                <w:bCs/>
              </w:rPr>
              <w:t>拓扑结构参数序列化</w:t>
            </w:r>
            <w:r w:rsidRPr="00B842CB">
              <w:rPr>
                <w:b/>
                <w:bCs/>
              </w:rPr>
              <w:t>FR01_</w:t>
            </w:r>
            <w:r w:rsidRPr="00B842CB">
              <w:rPr>
                <w:rFonts w:hint="eastAsia"/>
                <w:b/>
                <w:bCs/>
              </w:rPr>
              <w:t>TopoParam_Srlize</w:t>
            </w:r>
          </w:p>
        </w:tc>
        <w:tc>
          <w:tcPr>
            <w:tcW w:w="4531" w:type="dxa"/>
            <w:vAlign w:val="center"/>
          </w:tcPr>
          <w:p w14:paraId="21B725D6" w14:textId="01B032DC" w:rsidR="00164D53" w:rsidRPr="00D231FC" w:rsidRDefault="00CB2849" w:rsidP="0003139C">
            <w:pPr>
              <w:spacing w:line="400" w:lineRule="exact"/>
              <w:rPr>
                <w:rFonts w:ascii="Arial" w:hAnsi="Arial" w:cs="Arial"/>
                <w:color w:val="000000"/>
                <w:sz w:val="18"/>
              </w:rPr>
            </w:pPr>
            <w:r>
              <w:rPr>
                <w:rFonts w:ascii="Arial" w:hAnsi="Arial" w:cs="Arial" w:hint="eastAsia"/>
                <w:color w:val="000000"/>
                <w:sz w:val="18"/>
              </w:rPr>
              <w:t>将拓扑参数形成一个序号无关、</w:t>
            </w:r>
            <w:proofErr w:type="gramStart"/>
            <w:r>
              <w:rPr>
                <w:rFonts w:ascii="Arial" w:hAnsi="Arial" w:cs="Arial" w:hint="eastAsia"/>
                <w:color w:val="000000"/>
                <w:sz w:val="18"/>
              </w:rPr>
              <w:t>不定长</w:t>
            </w:r>
            <w:proofErr w:type="gramEnd"/>
            <w:r>
              <w:rPr>
                <w:rFonts w:ascii="Arial" w:hAnsi="Arial" w:cs="Arial" w:hint="eastAsia"/>
                <w:color w:val="000000"/>
                <w:sz w:val="18"/>
              </w:rPr>
              <w:t>的键值对序列，供功率分配静态库读取生成拓扑结构</w:t>
            </w:r>
          </w:p>
        </w:tc>
        <w:tc>
          <w:tcPr>
            <w:tcW w:w="1019" w:type="dxa"/>
            <w:vAlign w:val="center"/>
          </w:tcPr>
          <w:p w14:paraId="0A334475" w14:textId="77777777" w:rsidR="00164D53" w:rsidRPr="009B50E2" w:rsidRDefault="00164D53" w:rsidP="0003139C">
            <w:pPr>
              <w:rPr>
                <w:color w:val="000000"/>
                <w:sz w:val="18"/>
              </w:rPr>
            </w:pPr>
          </w:p>
        </w:tc>
      </w:tr>
      <w:tr w:rsidR="00164D53" w:rsidRPr="00BB612C" w14:paraId="6EABC143" w14:textId="77777777" w:rsidTr="00D83DDE">
        <w:trPr>
          <w:trHeight w:val="351"/>
          <w:tblHeader/>
          <w:jc w:val="center"/>
        </w:trPr>
        <w:tc>
          <w:tcPr>
            <w:tcW w:w="3114" w:type="dxa"/>
            <w:vAlign w:val="center"/>
          </w:tcPr>
          <w:p w14:paraId="0B1C0E12" w14:textId="024C38FC" w:rsidR="00164D53" w:rsidRPr="004C62BA" w:rsidRDefault="00CB2849" w:rsidP="0003139C">
            <w:pPr>
              <w:jc w:val="left"/>
              <w:rPr>
                <w:b/>
              </w:rPr>
            </w:pPr>
            <w:r>
              <w:rPr>
                <w:rFonts w:hint="eastAsia"/>
                <w:b/>
              </w:rPr>
              <w:t>拓扑构建</w:t>
            </w:r>
          </w:p>
          <w:p w14:paraId="4E54914B" w14:textId="71AFF088" w:rsidR="00164D53" w:rsidRPr="00CB2849" w:rsidRDefault="00CB2849" w:rsidP="0003139C">
            <w:pPr>
              <w:jc w:val="left"/>
              <w:rPr>
                <w:b/>
                <w:bCs/>
              </w:rPr>
            </w:pPr>
            <w:r w:rsidRPr="00CB2849">
              <w:rPr>
                <w:rFonts w:ascii="Cambria" w:hAnsi="Cambria"/>
                <w:b/>
                <w:bCs/>
              </w:rPr>
              <w:t>FR02_</w:t>
            </w:r>
            <w:r w:rsidRPr="00CB2849">
              <w:rPr>
                <w:b/>
                <w:bCs/>
              </w:rPr>
              <w:t xml:space="preserve"> </w:t>
            </w:r>
            <w:proofErr w:type="spellStart"/>
            <w:r w:rsidRPr="00CB2849">
              <w:rPr>
                <w:b/>
                <w:bCs/>
              </w:rPr>
              <w:t>Topo</w:t>
            </w:r>
            <w:r w:rsidRPr="00CB2849">
              <w:rPr>
                <w:rFonts w:hint="eastAsia"/>
                <w:b/>
                <w:bCs/>
              </w:rPr>
              <w:t>nomy_Constructing</w:t>
            </w:r>
            <w:proofErr w:type="spellEnd"/>
          </w:p>
        </w:tc>
        <w:tc>
          <w:tcPr>
            <w:tcW w:w="4531" w:type="dxa"/>
            <w:vAlign w:val="center"/>
          </w:tcPr>
          <w:p w14:paraId="1D56D266" w14:textId="55985709" w:rsidR="00164D53" w:rsidRPr="009B50E2" w:rsidRDefault="00CB2849" w:rsidP="0003139C">
            <w:pPr>
              <w:spacing w:line="400" w:lineRule="exact"/>
              <w:rPr>
                <w:rFonts w:ascii="Arial" w:hAnsi="Arial" w:cs="Arial"/>
                <w:color w:val="000000"/>
                <w:sz w:val="18"/>
              </w:rPr>
            </w:pPr>
            <w:r w:rsidRPr="00CB2849">
              <w:rPr>
                <w:rFonts w:ascii="Arial" w:hAnsi="Arial" w:cs="Arial"/>
                <w:color w:val="000000"/>
                <w:sz w:val="18"/>
              </w:rPr>
              <w:t>发现和抽象物理硬件连接关系，在软件层面构建一个</w:t>
            </w:r>
            <w:r>
              <w:rPr>
                <w:rFonts w:ascii="Arial" w:hAnsi="Arial" w:cs="Arial" w:hint="eastAsia"/>
                <w:color w:val="000000"/>
                <w:sz w:val="18"/>
              </w:rPr>
              <w:t>反应枪</w:t>
            </w:r>
            <w:r>
              <w:rPr>
                <w:rFonts w:ascii="Arial" w:hAnsi="Arial" w:cs="Arial" w:hint="eastAsia"/>
                <w:color w:val="000000"/>
                <w:sz w:val="18"/>
              </w:rPr>
              <w:t>-</w:t>
            </w:r>
            <w:r>
              <w:rPr>
                <w:rFonts w:ascii="Arial" w:hAnsi="Arial" w:cs="Arial" w:hint="eastAsia"/>
                <w:color w:val="000000"/>
                <w:sz w:val="18"/>
              </w:rPr>
              <w:t>点、点</w:t>
            </w:r>
            <w:r>
              <w:rPr>
                <w:rFonts w:ascii="Arial" w:hAnsi="Arial" w:cs="Arial" w:hint="eastAsia"/>
                <w:color w:val="000000"/>
                <w:sz w:val="18"/>
              </w:rPr>
              <w:t>-</w:t>
            </w:r>
            <w:r>
              <w:rPr>
                <w:rFonts w:ascii="Arial" w:hAnsi="Arial" w:cs="Arial" w:hint="eastAsia"/>
                <w:color w:val="000000"/>
                <w:sz w:val="18"/>
              </w:rPr>
              <w:t>点电气连接的数据结构</w:t>
            </w:r>
            <w:r w:rsidR="00164D53" w:rsidRPr="009B50E2">
              <w:rPr>
                <w:rFonts w:ascii="Arial" w:hAnsi="Arial" w:cs="Arial" w:hint="eastAsia"/>
                <w:color w:val="000000"/>
                <w:sz w:val="18"/>
              </w:rPr>
              <w:t>。</w:t>
            </w:r>
          </w:p>
        </w:tc>
        <w:tc>
          <w:tcPr>
            <w:tcW w:w="1019" w:type="dxa"/>
            <w:vAlign w:val="center"/>
          </w:tcPr>
          <w:p w14:paraId="26D258F7" w14:textId="77777777" w:rsidR="00164D53" w:rsidRPr="009B50E2" w:rsidRDefault="00164D53" w:rsidP="0003139C">
            <w:pPr>
              <w:rPr>
                <w:color w:val="000000"/>
                <w:sz w:val="18"/>
              </w:rPr>
            </w:pPr>
          </w:p>
        </w:tc>
      </w:tr>
      <w:tr w:rsidR="00164D53" w:rsidRPr="00DA3ECD" w14:paraId="32CDD5C9" w14:textId="77777777" w:rsidTr="00D83DDE">
        <w:trPr>
          <w:tblHeader/>
          <w:jc w:val="center"/>
        </w:trPr>
        <w:tc>
          <w:tcPr>
            <w:tcW w:w="3114" w:type="dxa"/>
            <w:vAlign w:val="center"/>
          </w:tcPr>
          <w:p w14:paraId="4E2216C2" w14:textId="34669B44" w:rsidR="00164D53" w:rsidRPr="00B842CB" w:rsidRDefault="00CB2849" w:rsidP="0003139C">
            <w:pPr>
              <w:jc w:val="left"/>
              <w:rPr>
                <w:b/>
              </w:rPr>
            </w:pPr>
            <w:r>
              <w:rPr>
                <w:rFonts w:hint="eastAsia"/>
                <w:b/>
              </w:rPr>
              <w:t>功率分配策略</w:t>
            </w:r>
            <w:r w:rsidR="00B842CB" w:rsidRPr="00CB2849">
              <w:rPr>
                <w:b/>
                <w:bCs/>
              </w:rPr>
              <w:t>FR03_</w:t>
            </w:r>
            <w:r w:rsidR="00B842CB" w:rsidRPr="00CB2849">
              <w:rPr>
                <w:rFonts w:hint="eastAsia"/>
                <w:b/>
                <w:bCs/>
              </w:rPr>
              <w:t>Allocation_Tactic</w:t>
            </w:r>
          </w:p>
        </w:tc>
        <w:tc>
          <w:tcPr>
            <w:tcW w:w="4531" w:type="dxa"/>
            <w:vAlign w:val="center"/>
          </w:tcPr>
          <w:p w14:paraId="0CCFEE37" w14:textId="4E26008B" w:rsidR="00164D53" w:rsidRPr="003025E3" w:rsidRDefault="00B86D57" w:rsidP="0003139C">
            <w:pPr>
              <w:spacing w:line="400" w:lineRule="exact"/>
              <w:rPr>
                <w:rFonts w:ascii="Arial" w:hAnsi="Arial" w:cs="Arial"/>
                <w:color w:val="000000"/>
                <w:sz w:val="18"/>
              </w:rPr>
            </w:pPr>
            <w:r w:rsidRPr="00B86D57">
              <w:rPr>
                <w:rFonts w:ascii="Arial" w:hAnsi="Arial" w:cs="Arial"/>
                <w:color w:val="000000"/>
                <w:sz w:val="18"/>
              </w:rPr>
              <w:t>作为系统的</w:t>
            </w:r>
            <w:r w:rsidRPr="00B86D57">
              <w:rPr>
                <w:rFonts w:ascii="Arial" w:hAnsi="Arial" w:cs="Arial"/>
                <w:color w:val="000000"/>
                <w:sz w:val="18"/>
              </w:rPr>
              <w:t>​“</w:t>
            </w:r>
            <w:r w:rsidRPr="00B86D57">
              <w:rPr>
                <w:rFonts w:ascii="Arial" w:hAnsi="Arial" w:cs="Arial"/>
                <w:color w:val="000000"/>
                <w:sz w:val="18"/>
              </w:rPr>
              <w:t>大脑</w:t>
            </w:r>
            <w:r w:rsidRPr="00B86D57">
              <w:rPr>
                <w:rFonts w:ascii="Arial" w:hAnsi="Arial" w:cs="Arial"/>
                <w:color w:val="000000"/>
                <w:sz w:val="18"/>
              </w:rPr>
              <w:t>”​</w:t>
            </w:r>
            <w:r w:rsidRPr="00B86D57">
              <w:rPr>
                <w:rFonts w:ascii="Arial" w:hAnsi="Arial" w:cs="Arial"/>
                <w:color w:val="000000"/>
                <w:sz w:val="18"/>
              </w:rPr>
              <w:t>，是功率分配策略的核心实现。它根据当前系统状态和既定策略，计算出最优的功率分配方案。</w:t>
            </w:r>
          </w:p>
        </w:tc>
        <w:tc>
          <w:tcPr>
            <w:tcW w:w="1019" w:type="dxa"/>
            <w:vAlign w:val="center"/>
          </w:tcPr>
          <w:p w14:paraId="1FF27060" w14:textId="77777777" w:rsidR="00164D53" w:rsidRPr="003025E3" w:rsidRDefault="00164D53" w:rsidP="0003139C">
            <w:pPr>
              <w:rPr>
                <w:color w:val="000000"/>
                <w:sz w:val="18"/>
              </w:rPr>
            </w:pPr>
          </w:p>
        </w:tc>
      </w:tr>
      <w:tr w:rsidR="00164D53" w:rsidRPr="00FF1449" w14:paraId="22CEC231" w14:textId="77777777" w:rsidTr="00D83DDE">
        <w:trPr>
          <w:tblHeader/>
          <w:jc w:val="center"/>
        </w:trPr>
        <w:tc>
          <w:tcPr>
            <w:tcW w:w="3114" w:type="dxa"/>
            <w:vAlign w:val="center"/>
          </w:tcPr>
          <w:p w14:paraId="640B8CEC" w14:textId="77777777" w:rsidR="00CB2849" w:rsidRPr="00CB2849" w:rsidRDefault="00CB2849" w:rsidP="0003139C">
            <w:pPr>
              <w:jc w:val="left"/>
              <w:rPr>
                <w:b/>
                <w:bCs/>
              </w:rPr>
            </w:pPr>
            <w:r w:rsidRPr="00CB2849">
              <w:rPr>
                <w:rFonts w:hint="eastAsia"/>
                <w:b/>
                <w:bCs/>
              </w:rPr>
              <w:t>调试可视</w:t>
            </w:r>
          </w:p>
          <w:p w14:paraId="1D8F61BA" w14:textId="28DA9179" w:rsidR="00164D53" w:rsidRPr="00CB2849" w:rsidRDefault="00CB2849" w:rsidP="0003139C">
            <w:pPr>
              <w:jc w:val="left"/>
              <w:rPr>
                <w:b/>
                <w:bCs/>
              </w:rPr>
            </w:pPr>
            <w:r w:rsidRPr="00CB2849">
              <w:rPr>
                <w:b/>
                <w:bCs/>
              </w:rPr>
              <w:t>FR04_</w:t>
            </w:r>
            <w:r w:rsidRPr="00CB2849">
              <w:rPr>
                <w:rFonts w:hint="eastAsia"/>
                <w:b/>
                <w:bCs/>
              </w:rPr>
              <w:t>Vislize_Dbg</w:t>
            </w:r>
          </w:p>
        </w:tc>
        <w:tc>
          <w:tcPr>
            <w:tcW w:w="4531" w:type="dxa"/>
            <w:vAlign w:val="center"/>
          </w:tcPr>
          <w:p w14:paraId="20A4F104" w14:textId="563D3C90" w:rsidR="00164D53" w:rsidRPr="00573256" w:rsidRDefault="00B86D57" w:rsidP="0003139C">
            <w:pPr>
              <w:spacing w:line="400" w:lineRule="exact"/>
              <w:rPr>
                <w:rFonts w:ascii="Arial" w:hAnsi="Arial" w:cs="Arial"/>
                <w:color w:val="000000"/>
                <w:sz w:val="18"/>
              </w:rPr>
            </w:pPr>
            <w:r w:rsidRPr="00B86D57">
              <w:rPr>
                <w:rFonts w:ascii="Arial" w:hAnsi="Arial" w:cs="Arial"/>
                <w:color w:val="000000"/>
                <w:sz w:val="18"/>
              </w:rPr>
              <w:t>为开发人员提供</w:t>
            </w:r>
            <w:r>
              <w:rPr>
                <w:rFonts w:ascii="Arial" w:hAnsi="Arial" w:cs="Arial" w:hint="eastAsia"/>
                <w:color w:val="000000"/>
                <w:sz w:val="18"/>
              </w:rPr>
              <w:t>了一种调试手段</w:t>
            </w:r>
            <w:r w:rsidRPr="00B86D57">
              <w:rPr>
                <w:rFonts w:ascii="Arial" w:hAnsi="Arial" w:cs="Arial"/>
                <w:color w:val="000000"/>
                <w:sz w:val="18"/>
              </w:rPr>
              <w:t>​</w:t>
            </w:r>
            <w:r w:rsidRPr="00B86D57">
              <w:rPr>
                <w:rFonts w:ascii="Arial" w:hAnsi="Arial" w:cs="Arial"/>
                <w:color w:val="000000"/>
                <w:sz w:val="18"/>
              </w:rPr>
              <w:t>，用于</w:t>
            </w:r>
            <w:r>
              <w:rPr>
                <w:rFonts w:ascii="Arial" w:hAnsi="Arial" w:cs="Arial" w:hint="eastAsia"/>
                <w:color w:val="000000"/>
                <w:sz w:val="18"/>
              </w:rPr>
              <w:t>功率分配的离线推演，可以</w:t>
            </w:r>
            <w:r w:rsidRPr="00B86D57">
              <w:rPr>
                <w:rFonts w:ascii="Arial" w:hAnsi="Arial" w:cs="Arial"/>
                <w:color w:val="000000"/>
                <w:sz w:val="18"/>
              </w:rPr>
              <w:t>监控、干预和理解系统运行状态</w:t>
            </w:r>
            <w:r w:rsidR="00D83DDE">
              <w:rPr>
                <w:rFonts w:ascii="Arial" w:hAnsi="Arial" w:cs="Arial" w:hint="eastAsia"/>
                <w:color w:val="000000"/>
                <w:sz w:val="18"/>
              </w:rPr>
              <w:t>，缩短项目研发周期。</w:t>
            </w:r>
          </w:p>
        </w:tc>
        <w:tc>
          <w:tcPr>
            <w:tcW w:w="1019" w:type="dxa"/>
            <w:vAlign w:val="center"/>
          </w:tcPr>
          <w:p w14:paraId="72BEF520" w14:textId="77777777" w:rsidR="00164D53" w:rsidRPr="00D90754" w:rsidRDefault="00164D53" w:rsidP="0003139C">
            <w:pPr>
              <w:rPr>
                <w:color w:val="FF0000"/>
                <w:sz w:val="18"/>
              </w:rPr>
            </w:pPr>
          </w:p>
        </w:tc>
      </w:tr>
      <w:tr w:rsidR="00164D53" w:rsidRPr="00E3673F" w14:paraId="7A27AD94" w14:textId="77777777" w:rsidTr="00D83DDE">
        <w:trPr>
          <w:tblHeader/>
          <w:jc w:val="center"/>
        </w:trPr>
        <w:tc>
          <w:tcPr>
            <w:tcW w:w="3114" w:type="dxa"/>
            <w:vAlign w:val="center"/>
          </w:tcPr>
          <w:p w14:paraId="2463A8A7" w14:textId="68C4CC18" w:rsidR="006E6664" w:rsidRDefault="006E6664" w:rsidP="0003139C">
            <w:pPr>
              <w:jc w:val="left"/>
              <w:rPr>
                <w:b/>
              </w:rPr>
            </w:pPr>
            <w:r>
              <w:rPr>
                <w:rFonts w:hint="eastAsia"/>
                <w:b/>
              </w:rPr>
              <w:t>可追溯日志</w:t>
            </w:r>
          </w:p>
          <w:p w14:paraId="70FC8520" w14:textId="1C91E750" w:rsidR="00164D53" w:rsidRPr="004C62BA" w:rsidRDefault="00164D53" w:rsidP="0003139C">
            <w:pPr>
              <w:jc w:val="left"/>
              <w:rPr>
                <w:b/>
              </w:rPr>
            </w:pPr>
            <w:r w:rsidRPr="004C62BA">
              <w:rPr>
                <w:b/>
              </w:rPr>
              <w:t>FR05_</w:t>
            </w:r>
            <w:r w:rsidR="006E6664">
              <w:rPr>
                <w:rFonts w:hint="eastAsia"/>
                <w:b/>
              </w:rPr>
              <w:t>TracableLog</w:t>
            </w:r>
          </w:p>
        </w:tc>
        <w:tc>
          <w:tcPr>
            <w:tcW w:w="4531" w:type="dxa"/>
            <w:vAlign w:val="center"/>
          </w:tcPr>
          <w:p w14:paraId="228C06BA" w14:textId="746C56A7" w:rsidR="00164D53" w:rsidRPr="00573256" w:rsidRDefault="006E6664" w:rsidP="0003139C">
            <w:pPr>
              <w:spacing w:line="400" w:lineRule="exact"/>
              <w:rPr>
                <w:rFonts w:ascii="Arial" w:hAnsi="Arial" w:cs="Arial"/>
                <w:color w:val="000000"/>
                <w:sz w:val="18"/>
              </w:rPr>
            </w:pPr>
            <w:r>
              <w:rPr>
                <w:rFonts w:ascii="Arial" w:hAnsi="Arial" w:cs="Arial" w:hint="eastAsia"/>
                <w:color w:val="000000"/>
                <w:sz w:val="18"/>
              </w:rPr>
              <w:t xml:space="preserve"> </w:t>
            </w:r>
            <w:r w:rsidR="00BF0A61">
              <w:rPr>
                <w:rFonts w:ascii="Arial" w:hAnsi="Arial" w:cs="Arial" w:hint="eastAsia"/>
                <w:color w:val="000000"/>
                <w:sz w:val="18"/>
              </w:rPr>
              <w:t>。。。</w:t>
            </w:r>
          </w:p>
        </w:tc>
        <w:tc>
          <w:tcPr>
            <w:tcW w:w="1019" w:type="dxa"/>
            <w:vAlign w:val="center"/>
          </w:tcPr>
          <w:p w14:paraId="70EAC8D6" w14:textId="77777777" w:rsidR="00164D53" w:rsidRPr="00D90754" w:rsidRDefault="00164D53" w:rsidP="0003139C">
            <w:pPr>
              <w:rPr>
                <w:color w:val="FF0000"/>
                <w:sz w:val="18"/>
              </w:rPr>
            </w:pPr>
          </w:p>
        </w:tc>
      </w:tr>
    </w:tbl>
    <w:p w14:paraId="11A4A8BD" w14:textId="77777777" w:rsidR="00164D53" w:rsidRPr="00164D53" w:rsidRDefault="00164D53" w:rsidP="00164D53"/>
    <w:p w14:paraId="74EA06CA" w14:textId="6ACD34FC" w:rsidR="00104224" w:rsidRPr="00673EF5" w:rsidRDefault="00D8564B" w:rsidP="00673EF5">
      <w:pPr>
        <w:pStyle w:val="Heading2"/>
        <w:rPr>
          <w:kern w:val="0"/>
        </w:rPr>
      </w:pPr>
      <w:bookmarkStart w:id="64" w:name="_Toc20295102"/>
      <w:bookmarkStart w:id="65" w:name="_Toc209380763"/>
      <w:r>
        <w:rPr>
          <w:kern w:val="0"/>
        </w:rPr>
        <w:t>5</w:t>
      </w:r>
      <w:r w:rsidR="00104224">
        <w:rPr>
          <w:rFonts w:hint="eastAsia"/>
          <w:kern w:val="0"/>
        </w:rPr>
        <w:t>.2</w:t>
      </w:r>
      <w:r w:rsidR="00104224">
        <w:rPr>
          <w:rFonts w:hint="eastAsia"/>
          <w:kern w:val="0"/>
        </w:rPr>
        <w:t>系统功能模块关系</w:t>
      </w:r>
      <w:bookmarkEnd w:id="64"/>
      <w:bookmarkEnd w:id="65"/>
    </w:p>
    <w:p w14:paraId="35E1CED4" w14:textId="36074C8E" w:rsidR="00BF0A61" w:rsidRDefault="00BF0A61" w:rsidP="00A34D4D">
      <w:pPr>
        <w:ind w:firstLineChars="200" w:firstLine="420"/>
        <w:jc w:val="center"/>
      </w:pPr>
      <w:r>
        <w:rPr>
          <w:noProof/>
        </w:rPr>
        <mc:AlternateContent>
          <mc:Choice Requires="wps">
            <w:drawing>
              <wp:anchor distT="0" distB="0" distL="114300" distR="114300" simplePos="0" relativeHeight="251686912" behindDoc="0" locked="0" layoutInCell="1" allowOverlap="1" wp14:anchorId="0E652BD3" wp14:editId="28300012">
                <wp:simplePos x="0" y="0"/>
                <wp:positionH relativeFrom="column">
                  <wp:posOffset>2038615</wp:posOffset>
                </wp:positionH>
                <wp:positionV relativeFrom="paragraph">
                  <wp:posOffset>27305</wp:posOffset>
                </wp:positionV>
                <wp:extent cx="1419101" cy="403761"/>
                <wp:effectExtent l="0" t="0" r="10160" b="15875"/>
                <wp:wrapNone/>
                <wp:docPr id="1181136838" name="Flowchart: Alternate Process 29"/>
                <wp:cNvGraphicFramePr/>
                <a:graphic xmlns:a="http://schemas.openxmlformats.org/drawingml/2006/main">
                  <a:graphicData uri="http://schemas.microsoft.com/office/word/2010/wordprocessingShape">
                    <wps:wsp>
                      <wps:cNvSpPr/>
                      <wps:spPr>
                        <a:xfrm>
                          <a:off x="0" y="0"/>
                          <a:ext cx="1419101" cy="403761"/>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217AE20" w14:textId="1BA2C93E" w:rsidR="00BF0A61" w:rsidRPr="00BF0A61" w:rsidRDefault="00BF0A61" w:rsidP="00BF0A61">
                            <w:pPr>
                              <w:jc w:val="center"/>
                              <w:rPr>
                                <w:color w:val="000000" w:themeColor="text1"/>
                              </w:rPr>
                            </w:pPr>
                            <w:r w:rsidRPr="00BF0A61">
                              <w:rPr>
                                <w:rFonts w:hint="eastAsia"/>
                                <w:color w:val="000000" w:themeColor="text1"/>
                              </w:rPr>
                              <w:t>序列化拓扑参数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652BD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9" type="#_x0000_t176" style="position:absolute;left:0;text-align:left;margin-left:160.5pt;margin-top:2.15pt;width:111.75pt;height:31.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" filled="f" strokecolor="#091723 [484]" strokeweight="1pt">
                <v:textbox>
                  <w:txbxContent>
                    <w:p w14:paraId="5217AE20" w14:textId="1BA2C93E" w:rsidR="00BF0A61" w:rsidRPr="00BF0A61" w:rsidRDefault="00BF0A61" w:rsidP="00BF0A61">
                      <w:pPr>
                        <w:jc w:val="center"/>
                        <w:rPr>
                          <w:color w:val="000000" w:themeColor="text1"/>
                        </w:rPr>
                      </w:pPr>
                      <w:r w:rsidRPr="00BF0A61">
                        <w:rPr>
                          <w:rFonts w:hint="eastAsia"/>
                          <w:color w:val="000000" w:themeColor="text1"/>
                        </w:rPr>
                        <w:t>序列化拓扑参数</w:t>
                      </w:r>
                    </w:p>
                  </w:txbxContent>
                </v:textbox>
              </v:shape>
            </w:pict>
          </mc:Fallback>
        </mc:AlternateContent>
      </w:r>
    </w:p>
    <w:p w14:paraId="0A1E2444" w14:textId="5934B289" w:rsidR="00BF0A61" w:rsidRDefault="00BF0A61" w:rsidP="00A34D4D">
      <w:pPr>
        <w:ind w:firstLineChars="200" w:firstLine="420"/>
        <w:jc w:val="center"/>
      </w:pPr>
    </w:p>
    <w:p w14:paraId="4239CBC7" w14:textId="10E68CF0" w:rsidR="00BF0A61" w:rsidRDefault="00BF0A61" w:rsidP="00A34D4D">
      <w:pPr>
        <w:ind w:firstLineChars="200" w:firstLine="420"/>
        <w:jc w:val="center"/>
      </w:pPr>
      <w:r>
        <w:rPr>
          <w:noProof/>
        </w:rPr>
        <mc:AlternateContent>
          <mc:Choice Requires="wps">
            <w:drawing>
              <wp:anchor distT="0" distB="0" distL="114300" distR="114300" simplePos="0" relativeHeight="251689984" behindDoc="0" locked="0" layoutInCell="1" allowOverlap="1" wp14:anchorId="2ABFDCA7" wp14:editId="60B8A5DF">
                <wp:simplePos x="0" y="0"/>
                <wp:positionH relativeFrom="column">
                  <wp:posOffset>2758705</wp:posOffset>
                </wp:positionH>
                <wp:positionV relativeFrom="paragraph">
                  <wp:posOffset>33655</wp:posOffset>
                </wp:positionV>
                <wp:extent cx="2805" cy="295197"/>
                <wp:effectExtent l="76200" t="0" r="73660" b="48260"/>
                <wp:wrapNone/>
                <wp:docPr id="1254450066" name="Straight Arrow Connector 33"/>
                <wp:cNvGraphicFramePr/>
                <a:graphic xmlns:a="http://schemas.openxmlformats.org/drawingml/2006/main">
                  <a:graphicData uri="http://schemas.microsoft.com/office/word/2010/wordprocessingShape">
                    <wps:wsp>
                      <wps:cNvCnPr/>
                      <wps:spPr>
                        <a:xfrm>
                          <a:off x="0" y="0"/>
                          <a:ext cx="2805" cy="295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B687" id="Straight Arrow Connector 33" o:spid="_x0000_s1026" type="#_x0000_t32" style="position:absolute;margin-left:217.2pt;margin-top:2.65pt;width:.2pt;height:2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" strokecolor="black [3200]" strokeweight=".5pt">
                <v:stroke endarrow="block" joinstyle="miter"/>
              </v:shape>
            </w:pict>
          </mc:Fallback>
        </mc:AlternateContent>
      </w:r>
    </w:p>
    <w:p w14:paraId="1CFABE64" w14:textId="085B774C" w:rsidR="00BF0A61" w:rsidRDefault="00BF0A61" w:rsidP="00A34D4D">
      <w:pPr>
        <w:ind w:firstLineChars="200" w:firstLine="420"/>
        <w:jc w:val="center"/>
      </w:pPr>
      <w:r>
        <w:rPr>
          <w:noProof/>
        </w:rPr>
        <mc:AlternateContent>
          <mc:Choice Requires="wps">
            <w:drawing>
              <wp:anchor distT="0" distB="0" distL="114300" distR="114300" simplePos="0" relativeHeight="251688960" behindDoc="0" locked="0" layoutInCell="1" allowOverlap="1" wp14:anchorId="26C62B95" wp14:editId="681C39B0">
                <wp:simplePos x="0" y="0"/>
                <wp:positionH relativeFrom="column">
                  <wp:posOffset>2058140</wp:posOffset>
                </wp:positionH>
                <wp:positionV relativeFrom="paragraph">
                  <wp:posOffset>128652</wp:posOffset>
                </wp:positionV>
                <wp:extent cx="1419101" cy="397823"/>
                <wp:effectExtent l="0" t="0" r="10160" b="21590"/>
                <wp:wrapNone/>
                <wp:docPr id="1959973832" name="Flowchart: Alternate Process 29"/>
                <wp:cNvGraphicFramePr/>
                <a:graphic xmlns:a="http://schemas.openxmlformats.org/drawingml/2006/main">
                  <a:graphicData uri="http://schemas.microsoft.com/office/word/2010/wordprocessingShape">
                    <wps:wsp>
                      <wps:cNvSpPr/>
                      <wps:spPr>
                        <a:xfrm>
                          <a:off x="0" y="0"/>
                          <a:ext cx="1419101" cy="397823"/>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87B6060" w14:textId="5E9F932E" w:rsidR="00BF0A61" w:rsidRPr="00BF0A61" w:rsidRDefault="00BF0A61" w:rsidP="00BF0A61">
                            <w:pPr>
                              <w:jc w:val="center"/>
                              <w:rPr>
                                <w:color w:val="000000" w:themeColor="text1"/>
                              </w:rPr>
                            </w:pPr>
                            <w:r>
                              <w:rPr>
                                <w:rFonts w:hint="eastAsia"/>
                                <w:color w:val="000000" w:themeColor="text1"/>
                              </w:rPr>
                              <w:t>拓扑构建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2B95" id="_x0000_s1040" type="#_x0000_t176" style="position:absolute;left:0;text-align:left;margin-left:162.05pt;margin-top:10.15pt;width:111.75pt;height:31.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" filled="f" strokecolor="#091723 [484]" strokeweight="1pt">
                <v:textbox>
                  <w:txbxContent>
                    <w:p w14:paraId="087B6060" w14:textId="5E9F932E" w:rsidR="00BF0A61" w:rsidRPr="00BF0A61" w:rsidRDefault="00BF0A61" w:rsidP="00BF0A61">
                      <w:pPr>
                        <w:jc w:val="center"/>
                        <w:rPr>
                          <w:color w:val="000000" w:themeColor="text1"/>
                        </w:rPr>
                      </w:pPr>
                      <w:r>
                        <w:rPr>
                          <w:rFonts w:hint="eastAsia"/>
                          <w:color w:val="000000" w:themeColor="text1"/>
                        </w:rPr>
                        <w:t>拓扑构建</w:t>
                      </w:r>
                    </w:p>
                  </w:txbxContent>
                </v:textbox>
              </v:shape>
            </w:pict>
          </mc:Fallback>
        </mc:AlternateContent>
      </w:r>
    </w:p>
    <w:p w14:paraId="7C1CF8F9" w14:textId="65F64904" w:rsidR="00BF0A61" w:rsidRDefault="00BF0A61" w:rsidP="00A34D4D">
      <w:pPr>
        <w:ind w:firstLineChars="200" w:firstLine="420"/>
        <w:jc w:val="center"/>
      </w:pPr>
    </w:p>
    <w:p w14:paraId="0C7F1939" w14:textId="2A09E858" w:rsidR="00BF0A61" w:rsidRDefault="00BF0A61" w:rsidP="00A34D4D">
      <w:pPr>
        <w:ind w:firstLineChars="200" w:firstLine="420"/>
        <w:jc w:val="center"/>
      </w:pPr>
      <w:r>
        <w:rPr>
          <w:noProof/>
        </w:rPr>
        <mc:AlternateContent>
          <mc:Choice Requires="wps">
            <w:drawing>
              <wp:anchor distT="0" distB="0" distL="114300" distR="114300" simplePos="0" relativeHeight="251694080" behindDoc="0" locked="0" layoutInCell="1" allowOverlap="1" wp14:anchorId="77AB94E9" wp14:editId="3AC706B8">
                <wp:simplePos x="0" y="0"/>
                <wp:positionH relativeFrom="column">
                  <wp:posOffset>2769325</wp:posOffset>
                </wp:positionH>
                <wp:positionV relativeFrom="paragraph">
                  <wp:posOffset>137117</wp:posOffset>
                </wp:positionV>
                <wp:extent cx="2805" cy="295197"/>
                <wp:effectExtent l="76200" t="0" r="73660" b="48260"/>
                <wp:wrapNone/>
                <wp:docPr id="1031197107" name="Straight Arrow Connector 33"/>
                <wp:cNvGraphicFramePr/>
                <a:graphic xmlns:a="http://schemas.openxmlformats.org/drawingml/2006/main">
                  <a:graphicData uri="http://schemas.microsoft.com/office/word/2010/wordprocessingShape">
                    <wps:wsp>
                      <wps:cNvCnPr/>
                      <wps:spPr>
                        <a:xfrm>
                          <a:off x="0" y="0"/>
                          <a:ext cx="2805" cy="295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7DE0F" id="Straight Arrow Connector 33" o:spid="_x0000_s1026" type="#_x0000_t32" style="position:absolute;margin-left:218.05pt;margin-top:10.8pt;width:.2pt;height:23.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" strokecolor="black [3200]" strokeweight=".5pt">
                <v:stroke endarrow="block" joinstyle="miter"/>
              </v:shape>
            </w:pict>
          </mc:Fallback>
        </mc:AlternateContent>
      </w:r>
    </w:p>
    <w:p w14:paraId="6F8B6655" w14:textId="5D214171" w:rsidR="00BF0A61" w:rsidRDefault="00BF0A61" w:rsidP="00A34D4D">
      <w:pPr>
        <w:ind w:firstLineChars="200" w:firstLine="420"/>
        <w:jc w:val="center"/>
      </w:pPr>
    </w:p>
    <w:p w14:paraId="7CF4191D" w14:textId="345C13F1" w:rsidR="00BF0A61" w:rsidRDefault="00BF0A61" w:rsidP="00A34D4D">
      <w:pPr>
        <w:ind w:firstLineChars="200" w:firstLine="420"/>
        <w:jc w:val="center"/>
      </w:pPr>
      <w:r>
        <w:rPr>
          <w:noProof/>
        </w:rPr>
        <mc:AlternateContent>
          <mc:Choice Requires="wps">
            <w:drawing>
              <wp:anchor distT="0" distB="0" distL="114300" distR="114300" simplePos="0" relativeHeight="251702272" behindDoc="0" locked="0" layoutInCell="1" allowOverlap="1" wp14:anchorId="69CEA5FD" wp14:editId="4FE9D885">
                <wp:simplePos x="0" y="0"/>
                <wp:positionH relativeFrom="column">
                  <wp:posOffset>3561715</wp:posOffset>
                </wp:positionH>
                <wp:positionV relativeFrom="paragraph">
                  <wp:posOffset>150125</wp:posOffset>
                </wp:positionV>
                <wp:extent cx="252442" cy="157075"/>
                <wp:effectExtent l="0" t="19050" r="33655" b="33655"/>
                <wp:wrapNone/>
                <wp:docPr id="876877722" name="Arrow: Right 35"/>
                <wp:cNvGraphicFramePr/>
                <a:graphic xmlns:a="http://schemas.openxmlformats.org/drawingml/2006/main">
                  <a:graphicData uri="http://schemas.microsoft.com/office/word/2010/wordprocessingShape">
                    <wps:wsp>
                      <wps:cNvSpPr/>
                      <wps:spPr>
                        <a:xfrm>
                          <a:off x="0" y="0"/>
                          <a:ext cx="252442" cy="15707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BFAE2" id="Arrow: Right 35" o:spid="_x0000_s1026" type="#_x0000_t13" style="position:absolute;margin-left:280.45pt;margin-top:11.8pt;width:19.9pt;height:12.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" adj="14880" fillcolor="black [3200]" strokecolor="black [480]" strokeweight="1pt"/>
            </w:pict>
          </mc:Fallback>
        </mc:AlternateContent>
      </w:r>
      <w:r>
        <w:rPr>
          <w:noProof/>
        </w:rPr>
        <mc:AlternateContent>
          <mc:Choice Requires="wps">
            <w:drawing>
              <wp:anchor distT="0" distB="0" distL="114300" distR="114300" simplePos="0" relativeHeight="251698176" behindDoc="0" locked="0" layoutInCell="1" allowOverlap="1" wp14:anchorId="6D7D166B" wp14:editId="16D2F222">
                <wp:simplePos x="0" y="0"/>
                <wp:positionH relativeFrom="column">
                  <wp:posOffset>3925254</wp:posOffset>
                </wp:positionH>
                <wp:positionV relativeFrom="paragraph">
                  <wp:posOffset>26670</wp:posOffset>
                </wp:positionV>
                <wp:extent cx="1418590" cy="397510"/>
                <wp:effectExtent l="0" t="0" r="10160" b="21590"/>
                <wp:wrapNone/>
                <wp:docPr id="42960095" name="Flowchart: Alternate Process 29"/>
                <wp:cNvGraphicFramePr/>
                <a:graphic xmlns:a="http://schemas.openxmlformats.org/drawingml/2006/main">
                  <a:graphicData uri="http://schemas.microsoft.com/office/word/2010/wordprocessingShape">
                    <wps:wsp>
                      <wps:cNvSpPr/>
                      <wps:spPr>
                        <a:xfrm>
                          <a:off x="0" y="0"/>
                          <a:ext cx="1418590" cy="397510"/>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DC07575" w14:textId="7D4D4830" w:rsidR="00BF0A61" w:rsidRPr="00BF0A61" w:rsidRDefault="00BF0A61" w:rsidP="00BF0A61">
                            <w:pPr>
                              <w:jc w:val="center"/>
                              <w:rPr>
                                <w:color w:val="000000" w:themeColor="text1"/>
                              </w:rPr>
                            </w:pPr>
                            <w:r>
                              <w:rPr>
                                <w:rFonts w:hint="eastAsia"/>
                                <w:color w:val="000000" w:themeColor="text1"/>
                              </w:rPr>
                              <w:t>可追溯日志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D166B" id="_x0000_s1041" type="#_x0000_t176" style="position:absolute;left:0;text-align:left;margin-left:309.1pt;margin-top:2.1pt;width:111.7pt;height:31.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" filled="f" strokecolor="#091723 [484]" strokeweight="1pt">
                <v:textbox>
                  <w:txbxContent>
                    <w:p w14:paraId="5DC07575" w14:textId="7D4D4830" w:rsidR="00BF0A61" w:rsidRPr="00BF0A61" w:rsidRDefault="00BF0A61" w:rsidP="00BF0A61">
                      <w:pPr>
                        <w:jc w:val="center"/>
                        <w:rPr>
                          <w:color w:val="000000" w:themeColor="text1"/>
                        </w:rPr>
                      </w:pPr>
                      <w:r>
                        <w:rPr>
                          <w:rFonts w:hint="eastAsia"/>
                          <w:color w:val="000000" w:themeColor="text1"/>
                        </w:rPr>
                        <w:t>可追溯日志</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02F25D4" wp14:editId="5627C0B6">
                <wp:simplePos x="0" y="0"/>
                <wp:positionH relativeFrom="column">
                  <wp:posOffset>1789469</wp:posOffset>
                </wp:positionH>
                <wp:positionV relativeFrom="paragraph">
                  <wp:posOffset>90166</wp:posOffset>
                </wp:positionV>
                <wp:extent cx="151465" cy="297320"/>
                <wp:effectExtent l="22225" t="15875" r="0" b="42545"/>
                <wp:wrapNone/>
                <wp:docPr id="1262856339" name="Arrow: Up-Down 34"/>
                <wp:cNvGraphicFramePr/>
                <a:graphic xmlns:a="http://schemas.openxmlformats.org/drawingml/2006/main">
                  <a:graphicData uri="http://schemas.microsoft.com/office/word/2010/wordprocessingShape">
                    <wps:wsp>
                      <wps:cNvSpPr/>
                      <wps:spPr>
                        <a:xfrm rot="5400000">
                          <a:off x="0" y="0"/>
                          <a:ext cx="151465" cy="297320"/>
                        </a:xfrm>
                        <a:prstGeom prst="up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5B470F"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4" o:spid="_x0000_s1026" type="#_x0000_t70" style="position:absolute;margin-left:140.9pt;margin-top:7.1pt;width:11.95pt;height:23.4pt;rotation:9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" adj=",5502" fillcolor="black [3200]" strokecolor="black [480]" strokeweight="1pt"/>
            </w:pict>
          </mc:Fallback>
        </mc:AlternateContent>
      </w:r>
      <w:r>
        <w:rPr>
          <w:noProof/>
        </w:rPr>
        <mc:AlternateContent>
          <mc:Choice Requires="wps">
            <w:drawing>
              <wp:anchor distT="0" distB="0" distL="114300" distR="114300" simplePos="0" relativeHeight="251696128" behindDoc="0" locked="0" layoutInCell="1" allowOverlap="1" wp14:anchorId="7E6B1435" wp14:editId="4CAD13E8">
                <wp:simplePos x="0" y="0"/>
                <wp:positionH relativeFrom="column">
                  <wp:posOffset>267970</wp:posOffset>
                </wp:positionH>
                <wp:positionV relativeFrom="paragraph">
                  <wp:posOffset>42175</wp:posOffset>
                </wp:positionV>
                <wp:extent cx="1418590" cy="397510"/>
                <wp:effectExtent l="0" t="0" r="10160" b="21590"/>
                <wp:wrapNone/>
                <wp:docPr id="1344298873" name="Flowchart: Alternate Process 29"/>
                <wp:cNvGraphicFramePr/>
                <a:graphic xmlns:a="http://schemas.openxmlformats.org/drawingml/2006/main">
                  <a:graphicData uri="http://schemas.microsoft.com/office/word/2010/wordprocessingShape">
                    <wps:wsp>
                      <wps:cNvSpPr/>
                      <wps:spPr>
                        <a:xfrm>
                          <a:off x="0" y="0"/>
                          <a:ext cx="1418590" cy="397510"/>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5986DA" w14:textId="26CC2250" w:rsidR="00BF0A61" w:rsidRPr="00BF0A61" w:rsidRDefault="00BF0A61" w:rsidP="00BF0A61">
                            <w:pPr>
                              <w:jc w:val="center"/>
                              <w:rPr>
                                <w:color w:val="000000" w:themeColor="text1"/>
                              </w:rPr>
                            </w:pPr>
                            <w:r>
                              <w:rPr>
                                <w:rFonts w:hint="eastAsia"/>
                                <w:color w:val="000000" w:themeColor="text1"/>
                              </w:rPr>
                              <w:t>调试可视化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B1435" id="_x0000_s1042" type="#_x0000_t176" style="position:absolute;left:0;text-align:left;margin-left:21.1pt;margin-top:3.3pt;width:111.7pt;height:31.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" filled="f" strokecolor="#091723 [484]" strokeweight="1pt">
                <v:textbox>
                  <w:txbxContent>
                    <w:p w14:paraId="695986DA" w14:textId="26CC2250" w:rsidR="00BF0A61" w:rsidRPr="00BF0A61" w:rsidRDefault="00BF0A61" w:rsidP="00BF0A61">
                      <w:pPr>
                        <w:jc w:val="center"/>
                        <w:rPr>
                          <w:color w:val="000000" w:themeColor="text1"/>
                        </w:rPr>
                      </w:pPr>
                      <w:r>
                        <w:rPr>
                          <w:rFonts w:hint="eastAsia"/>
                          <w:color w:val="000000" w:themeColor="text1"/>
                        </w:rPr>
                        <w:t>调试可视化</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A0C6B08" wp14:editId="3068C1FD">
                <wp:simplePos x="0" y="0"/>
                <wp:positionH relativeFrom="column">
                  <wp:posOffset>2066925</wp:posOffset>
                </wp:positionH>
                <wp:positionV relativeFrom="paragraph">
                  <wp:posOffset>42175</wp:posOffset>
                </wp:positionV>
                <wp:extent cx="1418590" cy="397510"/>
                <wp:effectExtent l="0" t="0" r="10160" b="21590"/>
                <wp:wrapNone/>
                <wp:docPr id="1301455984" name="Flowchart: Alternate Process 29"/>
                <wp:cNvGraphicFramePr/>
                <a:graphic xmlns:a="http://schemas.openxmlformats.org/drawingml/2006/main">
                  <a:graphicData uri="http://schemas.microsoft.com/office/word/2010/wordprocessingShape">
                    <wps:wsp>
                      <wps:cNvSpPr/>
                      <wps:spPr>
                        <a:xfrm>
                          <a:off x="0" y="0"/>
                          <a:ext cx="1418590" cy="397510"/>
                        </a:xfrm>
                        <a:prstGeom prst="flowChartAlternateProcess">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41800C4" w14:textId="4AAAA09B" w:rsidR="00BF0A61" w:rsidRPr="00BF0A61" w:rsidRDefault="00BF0A61" w:rsidP="00BF0A61">
                            <w:pPr>
                              <w:jc w:val="center"/>
                              <w:rPr>
                                <w:color w:val="000000" w:themeColor="text1"/>
                              </w:rPr>
                            </w:pPr>
                            <w:r>
                              <w:rPr>
                                <w:rFonts w:hint="eastAsia"/>
                                <w:color w:val="000000" w:themeColor="text1"/>
                              </w:rPr>
                              <w:t>功率分配策略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C6B08" id="_x0000_s1043" type="#_x0000_t176" style="position:absolute;left:0;text-align:left;margin-left:162.75pt;margin-top:3.3pt;width:111.7pt;height:31.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" filled="f" strokecolor="#091723 [484]" strokeweight="1pt">
                <v:textbox>
                  <w:txbxContent>
                    <w:p w14:paraId="541800C4" w14:textId="4AAAA09B" w:rsidR="00BF0A61" w:rsidRPr="00BF0A61" w:rsidRDefault="00BF0A61" w:rsidP="00BF0A61">
                      <w:pPr>
                        <w:jc w:val="center"/>
                        <w:rPr>
                          <w:color w:val="000000" w:themeColor="text1"/>
                        </w:rPr>
                      </w:pPr>
                      <w:r>
                        <w:rPr>
                          <w:rFonts w:hint="eastAsia"/>
                          <w:color w:val="000000" w:themeColor="text1"/>
                        </w:rPr>
                        <w:t>功率分配策略</w:t>
                      </w:r>
                    </w:p>
                  </w:txbxContent>
                </v:textbox>
              </v:shape>
            </w:pict>
          </mc:Fallback>
        </mc:AlternateContent>
      </w:r>
    </w:p>
    <w:p w14:paraId="45509A1D" w14:textId="026679D3" w:rsidR="00BF0A61" w:rsidRDefault="00BF0A61" w:rsidP="00A34D4D">
      <w:pPr>
        <w:ind w:firstLineChars="200" w:firstLine="420"/>
        <w:jc w:val="center"/>
      </w:pPr>
    </w:p>
    <w:p w14:paraId="46F4A541" w14:textId="77777777" w:rsidR="00BF0A61" w:rsidRDefault="00BF0A61" w:rsidP="00A34D4D">
      <w:pPr>
        <w:ind w:firstLineChars="200" w:firstLine="420"/>
        <w:jc w:val="center"/>
      </w:pPr>
    </w:p>
    <w:p w14:paraId="38EEDAFB" w14:textId="77777777" w:rsidR="00BF0A61" w:rsidRPr="00E13720" w:rsidRDefault="00BF0A61" w:rsidP="00A34D4D">
      <w:pPr>
        <w:ind w:firstLineChars="200" w:firstLine="420"/>
        <w:jc w:val="center"/>
      </w:pPr>
    </w:p>
    <w:p w14:paraId="4416E252" w14:textId="77777777" w:rsidR="00104224" w:rsidRDefault="00104224" w:rsidP="00923C94">
      <w:pPr>
        <w:pStyle w:val="Heading2"/>
        <w:rPr>
          <w:kern w:val="0"/>
        </w:rPr>
      </w:pPr>
      <w:bookmarkStart w:id="66" w:name="_Toc20295103"/>
      <w:bookmarkStart w:id="67" w:name="_Toc209380764"/>
      <w:r>
        <w:rPr>
          <w:rFonts w:hint="eastAsia"/>
          <w:kern w:val="0"/>
        </w:rPr>
        <w:t>5.3</w:t>
      </w:r>
      <w:r>
        <w:rPr>
          <w:rFonts w:hint="eastAsia"/>
          <w:kern w:val="0"/>
        </w:rPr>
        <w:t>系统</w:t>
      </w:r>
      <w:r w:rsidR="00157069">
        <w:rPr>
          <w:rFonts w:hint="eastAsia"/>
          <w:kern w:val="0"/>
        </w:rPr>
        <w:t>主要功能</w:t>
      </w:r>
      <w:r>
        <w:rPr>
          <w:rFonts w:hint="eastAsia"/>
          <w:kern w:val="0"/>
        </w:rPr>
        <w:t>模块设计</w:t>
      </w:r>
      <w:bookmarkEnd w:id="66"/>
      <w:bookmarkEnd w:id="67"/>
    </w:p>
    <w:p w14:paraId="2FEE20BC" w14:textId="05634428" w:rsidR="00BF4C8A" w:rsidRPr="00491696" w:rsidRDefault="000228AA" w:rsidP="00BF4C8A">
      <w:pPr>
        <w:pStyle w:val="Heading3"/>
        <w:ind w:right="210"/>
        <w:rPr>
          <w:sz w:val="28"/>
          <w:szCs w:val="28"/>
        </w:rPr>
      </w:pPr>
      <w:bookmarkStart w:id="68" w:name="_Toc209380765"/>
      <w:r w:rsidRPr="00491696">
        <w:rPr>
          <w:rFonts w:ascii="Cambria" w:hAnsi="Cambria" w:hint="eastAsia"/>
          <w:sz w:val="28"/>
          <w:szCs w:val="28"/>
        </w:rPr>
        <w:t>5</w:t>
      </w:r>
      <w:r w:rsidRPr="00491696">
        <w:rPr>
          <w:rFonts w:ascii="Cambria" w:hAnsi="Cambria"/>
          <w:sz w:val="28"/>
          <w:szCs w:val="28"/>
        </w:rPr>
        <w:t xml:space="preserve">.3.1 </w:t>
      </w:r>
      <w:r w:rsidR="00A85DF6" w:rsidRPr="00491696">
        <w:rPr>
          <w:rFonts w:ascii="Cambria" w:hAnsi="Cambria" w:hint="eastAsia"/>
          <w:sz w:val="28"/>
          <w:szCs w:val="28"/>
        </w:rPr>
        <w:t>拓扑结构参数序列化</w:t>
      </w:r>
      <w:r w:rsidRPr="00491696">
        <w:rPr>
          <w:rFonts w:ascii="Cambria" w:hAnsi="Cambria" w:hint="eastAsia"/>
          <w:sz w:val="28"/>
          <w:szCs w:val="28"/>
        </w:rPr>
        <w:t>/</w:t>
      </w:r>
      <w:r w:rsidRPr="00491696">
        <w:rPr>
          <w:sz w:val="28"/>
          <w:szCs w:val="28"/>
        </w:rPr>
        <w:t xml:space="preserve"> FR01_</w:t>
      </w:r>
      <w:r w:rsidR="00571727" w:rsidRPr="00491696">
        <w:rPr>
          <w:rFonts w:hint="eastAsia"/>
          <w:sz w:val="28"/>
          <w:szCs w:val="28"/>
        </w:rPr>
        <w:t>TopoParam_Srlize</w:t>
      </w:r>
      <w:bookmarkEnd w:id="68"/>
    </w:p>
    <w:p w14:paraId="53B867E2" w14:textId="096C0C62" w:rsidR="00BF4C8A" w:rsidRDefault="00B02350" w:rsidP="00BF4C8A">
      <w:pPr>
        <w:rPr>
          <w:rFonts w:ascii="Cambria" w:hAnsi="Cambria"/>
          <w:szCs w:val="32"/>
        </w:rPr>
      </w:pPr>
      <w:r w:rsidRPr="00204A26">
        <w:rPr>
          <w:rFonts w:ascii="微软雅黑" w:eastAsia="微软雅黑" w:hAnsi="微软雅黑" w:hint="eastAsia"/>
          <w:bCs/>
          <w:color w:val="000000" w:themeColor="text1"/>
          <w:sz w:val="28"/>
          <w:szCs w:val="28"/>
        </w:rPr>
        <w:t>■</w:t>
      </w:r>
      <w:r w:rsidR="00BF4C8A">
        <w:rPr>
          <w:rFonts w:ascii="Cambria" w:hAnsi="Cambria" w:hint="eastAsia"/>
          <w:szCs w:val="32"/>
        </w:rPr>
        <w:t>拓扑参数可以描述</w:t>
      </w:r>
      <w:r w:rsidR="00BF4C8A" w:rsidRPr="00BF4C8A">
        <w:rPr>
          <w:rFonts w:ascii="Cambria" w:hAnsi="Cambria"/>
          <w:szCs w:val="32"/>
        </w:rPr>
        <w:t>物理硬件连接关系，在软件层面构建一个虚拟的功率网络模型</w:t>
      </w:r>
    </w:p>
    <w:p w14:paraId="2EE4C9D3" w14:textId="6390281F" w:rsidR="00B02350" w:rsidRDefault="00B02350" w:rsidP="00B02350">
      <w:pPr>
        <w:ind w:left="420"/>
      </w:pPr>
      <w:r>
        <w:rPr>
          <w:rFonts w:hint="eastAsia"/>
        </w:rPr>
        <w:lastRenderedPageBreak/>
        <w:t>●</w:t>
      </w:r>
      <w:r>
        <w:rPr>
          <w:rFonts w:hint="eastAsia"/>
          <w:b/>
          <w:bCs/>
        </w:rPr>
        <w:t>确定容量</w:t>
      </w:r>
      <w:r w:rsidRPr="00BF4C8A">
        <w:t>​</w:t>
      </w:r>
      <w:r w:rsidRPr="00BF4C8A">
        <w:t>：</w:t>
      </w:r>
      <w:r>
        <w:rPr>
          <w:rFonts w:hint="eastAsia"/>
        </w:rPr>
        <w:t>由功率池个数、功率节点个数和连接器个数来推算矩阵容量</w:t>
      </w:r>
      <w:r w:rsidR="00F31873">
        <w:rPr>
          <w:rFonts w:hint="eastAsia"/>
        </w:rPr>
        <w:t>，以及</w:t>
      </w:r>
      <w:proofErr w:type="gramStart"/>
      <w:r w:rsidR="00F31873">
        <w:rPr>
          <w:rFonts w:hint="eastAsia"/>
        </w:rPr>
        <w:t>每个每个</w:t>
      </w:r>
      <w:proofErr w:type="gramEnd"/>
      <w:r w:rsidR="00F31873">
        <w:rPr>
          <w:rFonts w:hint="eastAsia"/>
        </w:rPr>
        <w:t>功率池的节点数和每个节点的连接器数</w:t>
      </w:r>
      <w:r w:rsidRPr="00BF4C8A">
        <w:t>。</w:t>
      </w:r>
    </w:p>
    <w:p w14:paraId="69E290F9" w14:textId="3D01BEB0" w:rsidR="00B02350" w:rsidRDefault="00B02350" w:rsidP="00B02350">
      <w:pPr>
        <w:ind w:left="420"/>
      </w:pPr>
      <w:r>
        <w:rPr>
          <w:rFonts w:hint="eastAsia"/>
        </w:rPr>
        <w:t>●</w:t>
      </w:r>
      <w:r w:rsidR="00F31873">
        <w:rPr>
          <w:rFonts w:hint="eastAsia"/>
          <w:b/>
          <w:bCs/>
        </w:rPr>
        <w:t>池内点</w:t>
      </w:r>
      <w:r w:rsidR="00F31873">
        <w:rPr>
          <w:rFonts w:hint="eastAsia"/>
          <w:b/>
          <w:bCs/>
        </w:rPr>
        <w:t>-</w:t>
      </w:r>
      <w:r w:rsidR="00F31873">
        <w:rPr>
          <w:rFonts w:hint="eastAsia"/>
          <w:b/>
          <w:bCs/>
        </w:rPr>
        <w:t>点</w:t>
      </w:r>
      <w:r>
        <w:rPr>
          <w:rFonts w:hint="eastAsia"/>
          <w:b/>
          <w:bCs/>
        </w:rPr>
        <w:t>映射</w:t>
      </w:r>
      <w:r w:rsidRPr="00BF4C8A">
        <w:t>​</w:t>
      </w:r>
      <w:r w:rsidRPr="00BF4C8A">
        <w:t>：</w:t>
      </w:r>
      <w:r w:rsidR="00F31873">
        <w:rPr>
          <w:rFonts w:hint="eastAsia"/>
        </w:rPr>
        <w:t>确定一个功率池内一条铜排上连接的所有功率节点之间的电气连接。</w:t>
      </w:r>
    </w:p>
    <w:p w14:paraId="7520D94B" w14:textId="3371DD5E" w:rsidR="00B02350" w:rsidRDefault="00B02350" w:rsidP="00B02350">
      <w:pPr>
        <w:ind w:left="420"/>
      </w:pPr>
      <w:r>
        <w:rPr>
          <w:rFonts w:hint="eastAsia"/>
        </w:rPr>
        <w:t>●</w:t>
      </w:r>
      <w:r>
        <w:rPr>
          <w:rFonts w:hint="eastAsia"/>
          <w:b/>
          <w:bCs/>
        </w:rPr>
        <w:t>桩</w:t>
      </w:r>
      <w:r>
        <w:rPr>
          <w:rFonts w:hint="eastAsia"/>
          <w:b/>
          <w:bCs/>
        </w:rPr>
        <w:t>-</w:t>
      </w:r>
      <w:r>
        <w:rPr>
          <w:rFonts w:hint="eastAsia"/>
          <w:b/>
          <w:bCs/>
        </w:rPr>
        <w:t>点互联</w:t>
      </w:r>
      <w:r w:rsidRPr="00BF4C8A">
        <w:t>​</w:t>
      </w:r>
      <w:r w:rsidRPr="00BF4C8A">
        <w:t>：确定</w:t>
      </w:r>
      <w:proofErr w:type="gramStart"/>
      <w:r w:rsidRPr="00BF4C8A">
        <w:t>哪个或</w:t>
      </w:r>
      <w:proofErr w:type="gramEnd"/>
      <w:r w:rsidRPr="00BF4C8A">
        <w:t>哪些功率模块可以被分配到哪个充电枪。这是分配算法的物理约束基础。例如，识别出</w:t>
      </w:r>
      <w:r w:rsidRPr="00BF4C8A">
        <w:t>“</w:t>
      </w:r>
      <w:r w:rsidRPr="00BF4C8A">
        <w:t>功率模块</w:t>
      </w:r>
      <w:r>
        <w:rPr>
          <w:rFonts w:hint="eastAsia"/>
        </w:rPr>
        <w:t>01</w:t>
      </w:r>
      <w:r>
        <w:rPr>
          <w:rFonts w:hint="eastAsia"/>
        </w:rPr>
        <w:t>到</w:t>
      </w:r>
      <w:r>
        <w:rPr>
          <w:rFonts w:hint="eastAsia"/>
        </w:rPr>
        <w:t>06</w:t>
      </w:r>
      <w:r w:rsidRPr="00BF4C8A">
        <w:t>是充电枪</w:t>
      </w:r>
      <w:r w:rsidRPr="00BF4C8A">
        <w:t>1</w:t>
      </w:r>
      <w:r w:rsidRPr="00BF4C8A">
        <w:t>的</w:t>
      </w:r>
      <w:r>
        <w:rPr>
          <w:rFonts w:hint="eastAsia"/>
        </w:rPr>
        <w:t>电气连接</w:t>
      </w:r>
      <w:r w:rsidRPr="00BF4C8A">
        <w:t>模块，而功率模块</w:t>
      </w:r>
      <w:r>
        <w:rPr>
          <w:rFonts w:hint="eastAsia"/>
        </w:rPr>
        <w:t>01</w:t>
      </w:r>
      <w:r>
        <w:rPr>
          <w:rFonts w:hint="eastAsia"/>
        </w:rPr>
        <w:t>到</w:t>
      </w:r>
      <w:r>
        <w:rPr>
          <w:rFonts w:hint="eastAsia"/>
        </w:rPr>
        <w:t>06</w:t>
      </w:r>
      <w:r>
        <w:rPr>
          <w:rFonts w:hint="eastAsia"/>
        </w:rPr>
        <w:t>也通过另外一组接触器</w:t>
      </w:r>
      <w:r w:rsidRPr="00BF4C8A">
        <w:t>共享</w:t>
      </w:r>
      <w:r>
        <w:rPr>
          <w:rFonts w:hint="eastAsia"/>
        </w:rPr>
        <w:t>给充电枪</w:t>
      </w:r>
      <w:r>
        <w:rPr>
          <w:rFonts w:hint="eastAsia"/>
        </w:rPr>
        <w:t>2</w:t>
      </w:r>
      <w:r w:rsidRPr="00BF4C8A">
        <w:t>，可通过</w:t>
      </w:r>
      <w:r>
        <w:rPr>
          <w:rFonts w:hint="eastAsia"/>
        </w:rPr>
        <w:t>两组接触器切</w:t>
      </w:r>
      <w:r w:rsidRPr="00BF4C8A">
        <w:t>换给枪</w:t>
      </w:r>
      <w:r w:rsidRPr="00BF4C8A">
        <w:t>1</w:t>
      </w:r>
      <w:r w:rsidRPr="00BF4C8A">
        <w:t>或枪</w:t>
      </w:r>
      <w:r w:rsidRPr="00BF4C8A">
        <w:t>2”</w:t>
      </w:r>
      <w:r w:rsidRPr="00BF4C8A">
        <w:t>。</w:t>
      </w:r>
    </w:p>
    <w:p w14:paraId="21D0F222" w14:textId="6AC9492B" w:rsidR="00B02350" w:rsidRDefault="00F31873" w:rsidP="00B02350">
      <w:pPr>
        <w:ind w:left="420"/>
      </w:pPr>
      <w:r>
        <w:rPr>
          <w:rFonts w:hint="eastAsia"/>
        </w:rPr>
        <w:t>●</w:t>
      </w:r>
      <w:r>
        <w:rPr>
          <w:rFonts w:hint="eastAsia"/>
          <w:b/>
          <w:bCs/>
        </w:rPr>
        <w:t>生成元数据</w:t>
      </w:r>
      <w:r w:rsidRPr="00BF4C8A">
        <w:t>​</w:t>
      </w:r>
      <w:r w:rsidRPr="00BF4C8A">
        <w:t>：产生</w:t>
      </w:r>
      <w:r>
        <w:rPr>
          <w:rFonts w:hint="eastAsia"/>
        </w:rPr>
        <w:t>描述这种</w:t>
      </w:r>
      <w:r w:rsidRPr="00BF4C8A">
        <w:t>结构的</w:t>
      </w:r>
      <w:r>
        <w:rPr>
          <w:rFonts w:hint="eastAsia"/>
        </w:rPr>
        <w:t>键值对</w:t>
      </w:r>
      <w:r w:rsidRPr="00BF4C8A">
        <w:t>，</w:t>
      </w:r>
      <w:r w:rsidR="009D1477">
        <w:rPr>
          <w:rFonts w:hint="eastAsia"/>
        </w:rPr>
        <w:t>并生成一个</w:t>
      </w:r>
      <w:proofErr w:type="gramStart"/>
      <w:r w:rsidR="009D1477">
        <w:rPr>
          <w:rFonts w:hint="eastAsia"/>
        </w:rPr>
        <w:t>不定长无序</w:t>
      </w:r>
      <w:proofErr w:type="gramEnd"/>
      <w:r w:rsidR="009D1477">
        <w:rPr>
          <w:rFonts w:hint="eastAsia"/>
        </w:rPr>
        <w:t>的数据集合</w:t>
      </w:r>
      <w:r w:rsidRPr="00BF4C8A">
        <w:t>供</w:t>
      </w:r>
      <w:r>
        <w:rPr>
          <w:rFonts w:hint="eastAsia"/>
        </w:rPr>
        <w:t>程序解析</w:t>
      </w:r>
      <w:r w:rsidRPr="00BF4C8A">
        <w:t>。例如：</w:t>
      </w:r>
      <w:r w:rsidRPr="00F31873">
        <w:t>"u32gun01", 1}, {"u32gun01", 17}, {"u32gun02", 2}, {"u32gun02", 18}, {"u32gun03", 3}</w:t>
      </w:r>
    </w:p>
    <w:p w14:paraId="1585D394" w14:textId="483EA8A4" w:rsidR="00F31873" w:rsidRPr="00BF4C8A" w:rsidRDefault="00F31873" w:rsidP="00B02350">
      <w:pPr>
        <w:ind w:left="420"/>
      </w:pPr>
      <w:r>
        <w:rPr>
          <w:rFonts w:hint="eastAsia"/>
        </w:rPr>
        <w:t>●</w:t>
      </w:r>
      <w:r>
        <w:rPr>
          <w:rFonts w:hint="eastAsia"/>
          <w:b/>
          <w:bCs/>
        </w:rPr>
        <w:t>重要性</w:t>
      </w:r>
      <w:r w:rsidRPr="00BF4C8A">
        <w:t>​</w:t>
      </w:r>
      <w:r w:rsidRPr="00BF4C8A">
        <w:t>：这是整个系统运行的</w:t>
      </w:r>
      <w:r w:rsidRPr="00BF4C8A">
        <w:rPr>
          <w:b/>
          <w:bCs/>
        </w:rPr>
        <w:t>基石</w:t>
      </w:r>
      <w:r w:rsidRPr="00BF4C8A">
        <w:t>。如果拓扑识别错误，后续的分配和调配指令会导致功率无法正确送达，甚至引发安全事故</w:t>
      </w:r>
      <w:r>
        <w:rPr>
          <w:rFonts w:hint="eastAsia"/>
        </w:rPr>
        <w:t>。</w:t>
      </w:r>
    </w:p>
    <w:p w14:paraId="3FC29787" w14:textId="2F49EBAA" w:rsidR="00B02350" w:rsidRDefault="00F31873" w:rsidP="00BF4C8A">
      <w:pPr>
        <w:rPr>
          <w:rFonts w:ascii="Cambria" w:hAnsi="Cambria"/>
          <w:szCs w:val="32"/>
        </w:rPr>
      </w:pPr>
      <w:r w:rsidRPr="00204A26">
        <w:rPr>
          <w:rFonts w:ascii="微软雅黑" w:eastAsia="微软雅黑" w:hAnsi="微软雅黑" w:hint="eastAsia"/>
          <w:bCs/>
          <w:color w:val="000000" w:themeColor="text1"/>
          <w:sz w:val="28"/>
          <w:szCs w:val="28"/>
        </w:rPr>
        <w:t>■</w:t>
      </w:r>
      <w:r>
        <w:rPr>
          <w:rFonts w:ascii="Cambria" w:hAnsi="Cambria" w:hint="eastAsia"/>
          <w:szCs w:val="32"/>
        </w:rPr>
        <w:t>拓扑参数</w:t>
      </w:r>
      <w:r w:rsidR="00C1503C">
        <w:rPr>
          <w:rFonts w:ascii="Cambria" w:hAnsi="Cambria" w:hint="eastAsia"/>
          <w:szCs w:val="32"/>
        </w:rPr>
        <w:t>由</w:t>
      </w:r>
      <w:r>
        <w:rPr>
          <w:rFonts w:ascii="Cambria" w:hAnsi="Cambria" w:hint="eastAsia"/>
          <w:szCs w:val="32"/>
        </w:rPr>
        <w:t>upper</w:t>
      </w:r>
      <w:r w:rsidR="00C1503C">
        <w:rPr>
          <w:rFonts w:ascii="Cambria" w:hAnsi="Cambria" w:hint="eastAsia"/>
          <w:szCs w:val="32"/>
        </w:rPr>
        <w:t>通过通信规约</w:t>
      </w:r>
      <w:r>
        <w:rPr>
          <w:rFonts w:ascii="Cambria" w:hAnsi="Cambria" w:hint="eastAsia"/>
          <w:szCs w:val="32"/>
        </w:rPr>
        <w:t>下发给</w:t>
      </w:r>
      <w:r>
        <w:rPr>
          <w:rFonts w:ascii="Cambria" w:hAnsi="Cambria" w:hint="eastAsia"/>
          <w:szCs w:val="32"/>
        </w:rPr>
        <w:t>PCU</w:t>
      </w:r>
      <w:r>
        <w:rPr>
          <w:rFonts w:ascii="Cambria" w:hAnsi="Cambria" w:hint="eastAsia"/>
          <w:szCs w:val="32"/>
        </w:rPr>
        <w:t>，通过</w:t>
      </w:r>
      <w:r>
        <w:rPr>
          <w:rFonts w:ascii="Cambria" w:hAnsi="Cambria" w:hint="eastAsia"/>
          <w:szCs w:val="32"/>
        </w:rPr>
        <w:t>PCU</w:t>
      </w:r>
      <w:r>
        <w:rPr>
          <w:rFonts w:ascii="Cambria" w:hAnsi="Cambria" w:hint="eastAsia"/>
          <w:szCs w:val="32"/>
        </w:rPr>
        <w:t>运行</w:t>
      </w:r>
      <w:r w:rsidR="00C1503C" w:rsidRPr="00C1503C">
        <w:rPr>
          <w:rFonts w:ascii="Cambria" w:hAnsi="Cambria" w:hint="eastAsia"/>
          <w:b/>
          <w:bCs/>
          <w:szCs w:val="32"/>
        </w:rPr>
        <w:t>功率分配静态</w:t>
      </w:r>
      <w:proofErr w:type="gramStart"/>
      <w:r w:rsidR="00C1503C" w:rsidRPr="00C1503C">
        <w:rPr>
          <w:rFonts w:ascii="Cambria" w:hAnsi="Cambria" w:hint="eastAsia"/>
          <w:b/>
          <w:bCs/>
          <w:szCs w:val="32"/>
        </w:rPr>
        <w:t>库</w:t>
      </w:r>
      <w:r w:rsidR="00C1503C">
        <w:rPr>
          <w:rFonts w:ascii="Cambria" w:hAnsi="Cambria" w:hint="eastAsia"/>
          <w:szCs w:val="32"/>
        </w:rPr>
        <w:t>提供</w:t>
      </w:r>
      <w:proofErr w:type="gramEnd"/>
      <w:r w:rsidR="00C1503C">
        <w:rPr>
          <w:rFonts w:ascii="Cambria" w:hAnsi="Cambria" w:hint="eastAsia"/>
          <w:szCs w:val="32"/>
        </w:rPr>
        <w:t>的参数序列化函数将参数形成</w:t>
      </w:r>
      <w:r w:rsidR="00C1503C" w:rsidRPr="00C1503C">
        <w:rPr>
          <w:rFonts w:ascii="Cambria" w:hAnsi="Cambria" w:hint="eastAsia"/>
          <w:b/>
          <w:bCs/>
          <w:szCs w:val="32"/>
        </w:rPr>
        <w:t>功率分配静态库</w:t>
      </w:r>
      <w:r w:rsidR="00C1503C">
        <w:rPr>
          <w:rFonts w:ascii="Cambria" w:hAnsi="Cambria" w:hint="eastAsia"/>
          <w:szCs w:val="32"/>
        </w:rPr>
        <w:t>可分解析构的键值对序列，并由</w:t>
      </w:r>
      <w:r w:rsidR="00C1503C">
        <w:rPr>
          <w:rFonts w:ascii="Cambria" w:hAnsi="Cambria" w:hint="eastAsia"/>
          <w:szCs w:val="32"/>
        </w:rPr>
        <w:t>PCU</w:t>
      </w:r>
      <w:r w:rsidR="00C1503C">
        <w:rPr>
          <w:rFonts w:ascii="Cambria" w:hAnsi="Cambria" w:hint="eastAsia"/>
          <w:szCs w:val="32"/>
        </w:rPr>
        <w:t>存入</w:t>
      </w:r>
      <w:r w:rsidR="00C1503C">
        <w:rPr>
          <w:rFonts w:ascii="Cambria" w:hAnsi="Cambria" w:hint="eastAsia"/>
          <w:szCs w:val="32"/>
        </w:rPr>
        <w:t>FLASH</w:t>
      </w:r>
      <w:r w:rsidR="00C1503C">
        <w:rPr>
          <w:rFonts w:ascii="Cambria" w:hAnsi="Cambria" w:hint="eastAsia"/>
          <w:szCs w:val="32"/>
        </w:rPr>
        <w:t>。</w:t>
      </w:r>
    </w:p>
    <w:p w14:paraId="2678821F" w14:textId="77777777" w:rsidR="007A464A" w:rsidRDefault="007A464A" w:rsidP="00BF4C8A">
      <w:pPr>
        <w:rPr>
          <w:rFonts w:ascii="Cambria" w:hAnsi="Cambria"/>
          <w:szCs w:val="32"/>
        </w:rPr>
      </w:pPr>
    </w:p>
    <w:p w14:paraId="00F0C4D4" w14:textId="7A830619" w:rsidR="007A464A" w:rsidRDefault="007A464A" w:rsidP="007A464A">
      <w:pPr>
        <w:jc w:val="center"/>
        <w:rPr>
          <w:rFonts w:ascii="Cambria" w:hAnsi="Cambria"/>
          <w:szCs w:val="32"/>
        </w:rPr>
      </w:pPr>
      <w:r>
        <w:rPr>
          <w:noProof/>
        </w:rPr>
        <w:drawing>
          <wp:inline distT="0" distB="0" distL="0" distR="0" wp14:anchorId="2F32B94F" wp14:editId="18DE8566">
            <wp:extent cx="4428511" cy="2350777"/>
            <wp:effectExtent l="0" t="0" r="0" b="0"/>
            <wp:docPr id="1143145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707" cy="2359905"/>
                    </a:xfrm>
                    <a:prstGeom prst="rect">
                      <a:avLst/>
                    </a:prstGeom>
                    <a:noFill/>
                    <a:ln>
                      <a:noFill/>
                    </a:ln>
                  </pic:spPr>
                </pic:pic>
              </a:graphicData>
            </a:graphic>
          </wp:inline>
        </w:drawing>
      </w:r>
    </w:p>
    <w:p w14:paraId="2D3E738B" w14:textId="36CF2384" w:rsidR="00C1503C" w:rsidRDefault="00C1503C" w:rsidP="00BF4C8A">
      <w:r>
        <w:tab/>
      </w:r>
      <w:r>
        <w:rPr>
          <w:rFonts w:hint="eastAsia"/>
        </w:rPr>
        <w:t>●</w:t>
      </w:r>
      <w:r>
        <w:rPr>
          <w:rFonts w:hint="eastAsia"/>
          <w:b/>
          <w:bCs/>
        </w:rPr>
        <w:t>精简参数</w:t>
      </w:r>
      <w:r w:rsidRPr="00BF4C8A">
        <w:t>​</w:t>
      </w:r>
      <w:r w:rsidRPr="00BF4C8A">
        <w:t>：</w:t>
      </w:r>
      <w:r w:rsidR="007A464A">
        <w:rPr>
          <w:rFonts w:hint="eastAsia"/>
        </w:rPr>
        <w:t>如上图，</w:t>
      </w:r>
      <w:r>
        <w:rPr>
          <w:rFonts w:hint="eastAsia"/>
        </w:rPr>
        <w:t>序列化的参数未必完全等同于</w:t>
      </w:r>
      <w:r>
        <w:rPr>
          <w:rFonts w:hint="eastAsia"/>
        </w:rPr>
        <w:t>upper</w:t>
      </w:r>
      <w:r>
        <w:rPr>
          <w:rFonts w:hint="eastAsia"/>
        </w:rPr>
        <w:t>通信规约，而是一个精简子集。</w:t>
      </w:r>
      <w:r w:rsidR="007A464A">
        <w:rPr>
          <w:rFonts w:hint="eastAsia"/>
        </w:rPr>
        <w:t>按照信息量排列，物理电气结构</w:t>
      </w:r>
      <w:r w:rsidR="007A464A">
        <w:rPr>
          <w:rFonts w:hint="eastAsia"/>
        </w:rPr>
        <w:t xml:space="preserve"> &gt; upper</w:t>
      </w:r>
      <w:r w:rsidR="007A464A">
        <w:rPr>
          <w:rFonts w:hint="eastAsia"/>
        </w:rPr>
        <w:t>规约</w:t>
      </w:r>
      <w:proofErr w:type="gramStart"/>
      <w:r w:rsidR="007A464A">
        <w:rPr>
          <w:rFonts w:hint="eastAsia"/>
        </w:rPr>
        <w:t>设置点表</w:t>
      </w:r>
      <w:proofErr w:type="gramEnd"/>
      <w:r w:rsidR="007A464A">
        <w:rPr>
          <w:rFonts w:hint="eastAsia"/>
        </w:rPr>
        <w:t xml:space="preserve"> &gt; </w:t>
      </w:r>
      <w:r w:rsidR="007A464A">
        <w:rPr>
          <w:rFonts w:hint="eastAsia"/>
        </w:rPr>
        <w:t>序列化参数。精简后的参数</w:t>
      </w:r>
      <w:r>
        <w:rPr>
          <w:rFonts w:hint="eastAsia"/>
        </w:rPr>
        <w:t>通常包括如下：</w:t>
      </w:r>
    </w:p>
    <w:p w14:paraId="4674D79E" w14:textId="77777777" w:rsidR="00C1503C" w:rsidRDefault="00C1503C" w:rsidP="00BF4C8A"/>
    <w:tbl>
      <w:tblPr>
        <w:tblStyle w:val="TableGrid"/>
        <w:tblW w:w="6521" w:type="dxa"/>
        <w:tblInd w:w="1271" w:type="dxa"/>
        <w:tblLook w:val="04A0" w:firstRow="1" w:lastRow="0" w:firstColumn="1" w:lastColumn="0" w:noHBand="0" w:noVBand="1"/>
      </w:tblPr>
      <w:tblGrid>
        <w:gridCol w:w="2552"/>
        <w:gridCol w:w="3969"/>
      </w:tblGrid>
      <w:tr w:rsidR="00C1503C" w14:paraId="32708DAA" w14:textId="77777777" w:rsidTr="007A464A">
        <w:tc>
          <w:tcPr>
            <w:tcW w:w="2552" w:type="dxa"/>
            <w:shd w:val="clear" w:color="auto" w:fill="D0CECE" w:themeFill="background2" w:themeFillShade="E6"/>
          </w:tcPr>
          <w:p w14:paraId="29C21FE5" w14:textId="6A5C5C44" w:rsidR="00C1503C" w:rsidRDefault="00C1503C" w:rsidP="00C1503C">
            <w:pPr>
              <w:jc w:val="center"/>
            </w:pPr>
            <w:r>
              <w:rPr>
                <w:rFonts w:hint="eastAsia"/>
              </w:rPr>
              <w:t>含义</w:t>
            </w:r>
          </w:p>
        </w:tc>
        <w:tc>
          <w:tcPr>
            <w:tcW w:w="3969" w:type="dxa"/>
            <w:shd w:val="clear" w:color="auto" w:fill="D0CECE" w:themeFill="background2" w:themeFillShade="E6"/>
          </w:tcPr>
          <w:p w14:paraId="174E5070" w14:textId="26E5C8AE" w:rsidR="00C1503C" w:rsidRDefault="00C1503C" w:rsidP="00C1503C">
            <w:pPr>
              <w:jc w:val="center"/>
            </w:pPr>
            <w:r>
              <w:rPr>
                <w:rFonts w:hint="eastAsia"/>
              </w:rPr>
              <w:t>伪代码</w:t>
            </w:r>
          </w:p>
        </w:tc>
      </w:tr>
      <w:tr w:rsidR="00C1503C" w14:paraId="119F3CF8" w14:textId="77777777" w:rsidTr="007A464A">
        <w:tc>
          <w:tcPr>
            <w:tcW w:w="2552" w:type="dxa"/>
          </w:tcPr>
          <w:p w14:paraId="4EF82398" w14:textId="306D0DDC" w:rsidR="00C1503C" w:rsidRDefault="007A464A" w:rsidP="00C1503C">
            <w:pPr>
              <w:jc w:val="center"/>
            </w:pPr>
            <w:r>
              <w:rPr>
                <w:rFonts w:hint="eastAsia"/>
              </w:rPr>
              <w:t>功率节点总数</w:t>
            </w:r>
          </w:p>
        </w:tc>
        <w:tc>
          <w:tcPr>
            <w:tcW w:w="3969" w:type="dxa"/>
          </w:tcPr>
          <w:p w14:paraId="207A5F1A" w14:textId="159512B3" w:rsidR="00C1503C" w:rsidRDefault="007A464A" w:rsidP="007A464A">
            <w:pPr>
              <w:jc w:val="center"/>
            </w:pPr>
            <w:r w:rsidRPr="007A464A">
              <w:t>u32pwrnodes_max</w:t>
            </w:r>
          </w:p>
        </w:tc>
      </w:tr>
      <w:tr w:rsidR="00C1503C" w14:paraId="24BB603B" w14:textId="77777777" w:rsidTr="007A464A">
        <w:tc>
          <w:tcPr>
            <w:tcW w:w="2552" w:type="dxa"/>
          </w:tcPr>
          <w:p w14:paraId="3E1350A1" w14:textId="4115DCC5" w:rsidR="00C1503C" w:rsidRDefault="007A464A" w:rsidP="00362ADB">
            <w:pPr>
              <w:jc w:val="center"/>
            </w:pPr>
            <w:r>
              <w:rPr>
                <w:rFonts w:hint="eastAsia"/>
              </w:rPr>
              <w:t>接触器总数</w:t>
            </w:r>
          </w:p>
        </w:tc>
        <w:tc>
          <w:tcPr>
            <w:tcW w:w="3969" w:type="dxa"/>
          </w:tcPr>
          <w:p w14:paraId="0609101A" w14:textId="7B500711" w:rsidR="00C1503C" w:rsidRDefault="007A464A" w:rsidP="00362ADB">
            <w:pPr>
              <w:jc w:val="center"/>
            </w:pPr>
            <w:r w:rsidRPr="007A464A">
              <w:t>u32pwrcontactors_max</w:t>
            </w:r>
          </w:p>
        </w:tc>
      </w:tr>
      <w:tr w:rsidR="00C1503C" w14:paraId="6DFB1657" w14:textId="77777777" w:rsidTr="007A464A">
        <w:tc>
          <w:tcPr>
            <w:tcW w:w="2552" w:type="dxa"/>
          </w:tcPr>
          <w:p w14:paraId="03BE50B1" w14:textId="2EB30D28" w:rsidR="00C1503C" w:rsidRDefault="007A464A" w:rsidP="00362ADB">
            <w:pPr>
              <w:jc w:val="center"/>
            </w:pPr>
            <w:r>
              <w:rPr>
                <w:rFonts w:hint="eastAsia"/>
              </w:rPr>
              <w:t>功率池个数</w:t>
            </w:r>
          </w:p>
        </w:tc>
        <w:tc>
          <w:tcPr>
            <w:tcW w:w="3969" w:type="dxa"/>
          </w:tcPr>
          <w:p w14:paraId="372A5491" w14:textId="5C359F9F" w:rsidR="00C1503C" w:rsidRDefault="007A464A" w:rsidP="00362ADB">
            <w:pPr>
              <w:jc w:val="center"/>
            </w:pPr>
            <w:r w:rsidRPr="007A464A">
              <w:t>u32pool_max</w:t>
            </w:r>
          </w:p>
        </w:tc>
      </w:tr>
      <w:tr w:rsidR="00C1503C" w14:paraId="00750C7B" w14:textId="77777777" w:rsidTr="007A464A">
        <w:tc>
          <w:tcPr>
            <w:tcW w:w="2552" w:type="dxa"/>
          </w:tcPr>
          <w:p w14:paraId="22F77658" w14:textId="02879407" w:rsidR="00C1503C" w:rsidRDefault="007A464A" w:rsidP="00362ADB">
            <w:pPr>
              <w:jc w:val="center"/>
            </w:pPr>
            <w:r>
              <w:rPr>
                <w:rFonts w:hint="eastAsia"/>
              </w:rPr>
              <w:t>充电枪个数</w:t>
            </w:r>
          </w:p>
        </w:tc>
        <w:tc>
          <w:tcPr>
            <w:tcW w:w="3969" w:type="dxa"/>
          </w:tcPr>
          <w:p w14:paraId="0A83E1AB" w14:textId="4FA28894" w:rsidR="00C1503C" w:rsidRDefault="007A464A" w:rsidP="00362ADB">
            <w:pPr>
              <w:jc w:val="center"/>
            </w:pPr>
            <w:r w:rsidRPr="007A464A">
              <w:t>u32pwrguns_max</w:t>
            </w:r>
          </w:p>
        </w:tc>
      </w:tr>
      <w:tr w:rsidR="007A464A" w14:paraId="7223E6EF" w14:textId="77777777" w:rsidTr="007A464A">
        <w:tc>
          <w:tcPr>
            <w:tcW w:w="2552" w:type="dxa"/>
            <w:vMerge w:val="restart"/>
          </w:tcPr>
          <w:p w14:paraId="256C765E" w14:textId="1DB21DA7" w:rsidR="007A464A" w:rsidRDefault="007A464A" w:rsidP="00362ADB">
            <w:pPr>
              <w:jc w:val="center"/>
            </w:pPr>
            <w:r>
              <w:rPr>
                <w:rFonts w:hint="eastAsia"/>
              </w:rPr>
              <w:t>充电枪与接触器对应关系</w:t>
            </w:r>
          </w:p>
        </w:tc>
        <w:tc>
          <w:tcPr>
            <w:tcW w:w="3969" w:type="dxa"/>
          </w:tcPr>
          <w:p w14:paraId="4A8F4C5D" w14:textId="77777777" w:rsidR="00362ADB" w:rsidRPr="00362ADB" w:rsidRDefault="00362ADB" w:rsidP="00362ADB">
            <w:pPr>
              <w:jc w:val="center"/>
            </w:pPr>
            <w:r w:rsidRPr="00362ADB">
              <w:t>{"u32gun01", 1},</w:t>
            </w:r>
          </w:p>
          <w:p w14:paraId="4D05CA04" w14:textId="08EB2145" w:rsidR="007A464A" w:rsidRDefault="00362ADB" w:rsidP="00362ADB">
            <w:pPr>
              <w:jc w:val="center"/>
            </w:pPr>
            <w:r>
              <w:rPr>
                <w:rFonts w:hint="eastAsia"/>
              </w:rPr>
              <w:t>充电枪</w:t>
            </w:r>
            <w:r>
              <w:rPr>
                <w:rFonts w:hint="eastAsia"/>
              </w:rPr>
              <w:t>1</w:t>
            </w:r>
            <w:r>
              <w:rPr>
                <w:rFonts w:hint="eastAsia"/>
              </w:rPr>
              <w:t>与</w:t>
            </w:r>
            <w:r>
              <w:rPr>
                <w:rFonts w:hint="eastAsia"/>
              </w:rPr>
              <w:t>1</w:t>
            </w:r>
            <w:r>
              <w:rPr>
                <w:rFonts w:hint="eastAsia"/>
              </w:rPr>
              <w:t>号接触器相连</w:t>
            </w:r>
          </w:p>
        </w:tc>
      </w:tr>
      <w:tr w:rsidR="007A464A" w14:paraId="602AFAC3" w14:textId="77777777" w:rsidTr="007A464A">
        <w:tc>
          <w:tcPr>
            <w:tcW w:w="2552" w:type="dxa"/>
            <w:vMerge/>
          </w:tcPr>
          <w:p w14:paraId="665F617F" w14:textId="42219731" w:rsidR="007A464A" w:rsidRDefault="007A464A" w:rsidP="00362ADB">
            <w:pPr>
              <w:jc w:val="center"/>
            </w:pPr>
          </w:p>
        </w:tc>
        <w:tc>
          <w:tcPr>
            <w:tcW w:w="3969" w:type="dxa"/>
          </w:tcPr>
          <w:p w14:paraId="431379EC" w14:textId="77777777" w:rsidR="00362ADB" w:rsidRPr="00362ADB" w:rsidRDefault="00362ADB" w:rsidP="00362ADB">
            <w:pPr>
              <w:jc w:val="center"/>
            </w:pPr>
            <w:r w:rsidRPr="00362ADB">
              <w:t>{"u32gun01", 17}</w:t>
            </w:r>
          </w:p>
          <w:p w14:paraId="742C3CF2" w14:textId="774219CF" w:rsidR="007A464A" w:rsidRDefault="00362ADB" w:rsidP="00362ADB">
            <w:pPr>
              <w:jc w:val="center"/>
            </w:pPr>
            <w:r>
              <w:rPr>
                <w:rFonts w:hint="eastAsia"/>
              </w:rPr>
              <w:t>充电枪</w:t>
            </w:r>
            <w:r>
              <w:rPr>
                <w:rFonts w:hint="eastAsia"/>
              </w:rPr>
              <w:t>1</w:t>
            </w:r>
            <w:r>
              <w:rPr>
                <w:rFonts w:hint="eastAsia"/>
              </w:rPr>
              <w:t>同时跨接</w:t>
            </w:r>
            <w:r>
              <w:rPr>
                <w:rFonts w:hint="eastAsia"/>
              </w:rPr>
              <w:t>17</w:t>
            </w:r>
            <w:r>
              <w:rPr>
                <w:rFonts w:hint="eastAsia"/>
              </w:rPr>
              <w:t>号接触器</w:t>
            </w:r>
          </w:p>
        </w:tc>
      </w:tr>
      <w:tr w:rsidR="007A464A" w:rsidRPr="00362ADB" w14:paraId="3CED8654" w14:textId="77777777" w:rsidTr="007A464A">
        <w:tc>
          <w:tcPr>
            <w:tcW w:w="2552" w:type="dxa"/>
            <w:vMerge/>
          </w:tcPr>
          <w:p w14:paraId="6BE2E593" w14:textId="77777777" w:rsidR="007A464A" w:rsidRDefault="007A464A" w:rsidP="00362ADB">
            <w:pPr>
              <w:jc w:val="center"/>
            </w:pPr>
          </w:p>
        </w:tc>
        <w:tc>
          <w:tcPr>
            <w:tcW w:w="3969" w:type="dxa"/>
          </w:tcPr>
          <w:p w14:paraId="6ED7D47B" w14:textId="016B2280" w:rsidR="00362ADB" w:rsidRPr="00362ADB" w:rsidRDefault="00362ADB" w:rsidP="00362ADB">
            <w:pPr>
              <w:jc w:val="center"/>
            </w:pPr>
            <w:r w:rsidRPr="00362ADB">
              <w:t>{"u32gun0</w:t>
            </w:r>
            <w:r>
              <w:rPr>
                <w:rFonts w:hint="eastAsia"/>
              </w:rPr>
              <w:t>7</w:t>
            </w:r>
            <w:r w:rsidRPr="00362ADB">
              <w:t xml:space="preserve">", </w:t>
            </w:r>
            <w:r>
              <w:rPr>
                <w:rFonts w:hint="eastAsia"/>
              </w:rPr>
              <w:t>0</w:t>
            </w:r>
            <w:r w:rsidRPr="00362ADB">
              <w:t>}</w:t>
            </w:r>
          </w:p>
          <w:p w14:paraId="7A8E3754" w14:textId="000B6F22" w:rsidR="007A464A" w:rsidRDefault="00362ADB" w:rsidP="00362ADB">
            <w:pPr>
              <w:jc w:val="center"/>
            </w:pPr>
            <w:r>
              <w:rPr>
                <w:rFonts w:hint="eastAsia"/>
              </w:rPr>
              <w:t>充电枪</w:t>
            </w:r>
            <w:r>
              <w:rPr>
                <w:rFonts w:hint="eastAsia"/>
              </w:rPr>
              <w:t>7</w:t>
            </w:r>
            <w:proofErr w:type="gramStart"/>
            <w:r>
              <w:rPr>
                <w:rFonts w:hint="eastAsia"/>
              </w:rPr>
              <w:t>枪位空置</w:t>
            </w:r>
            <w:proofErr w:type="gramEnd"/>
            <w:r>
              <w:rPr>
                <w:rFonts w:hint="eastAsia"/>
              </w:rPr>
              <w:t>，不与任何接触器连接</w:t>
            </w:r>
          </w:p>
        </w:tc>
      </w:tr>
      <w:tr w:rsidR="00C1503C" w14:paraId="54479F6A" w14:textId="77777777" w:rsidTr="007A464A">
        <w:tc>
          <w:tcPr>
            <w:tcW w:w="2552" w:type="dxa"/>
          </w:tcPr>
          <w:p w14:paraId="7F47253F" w14:textId="20F4E0BA" w:rsidR="00C1503C" w:rsidRDefault="007A464A" w:rsidP="00362ADB">
            <w:pPr>
              <w:jc w:val="center"/>
            </w:pPr>
            <w:proofErr w:type="gramStart"/>
            <w:r>
              <w:rPr>
                <w:rFonts w:hint="eastAsia"/>
              </w:rPr>
              <w:t>铜排限流</w:t>
            </w:r>
            <w:proofErr w:type="gramEnd"/>
            <w:r>
              <w:rPr>
                <w:rFonts w:hint="eastAsia"/>
              </w:rPr>
              <w:t>参数</w:t>
            </w:r>
          </w:p>
        </w:tc>
        <w:tc>
          <w:tcPr>
            <w:tcW w:w="3969" w:type="dxa"/>
          </w:tcPr>
          <w:p w14:paraId="676CCED5" w14:textId="3698DAF4" w:rsidR="00C1503C" w:rsidRDefault="00362ADB" w:rsidP="00362ADB">
            <w:pPr>
              <w:jc w:val="center"/>
            </w:pPr>
            <w:r>
              <w:rPr>
                <w:rFonts w:hint="eastAsia"/>
              </w:rPr>
              <w:t>（可选）</w:t>
            </w:r>
          </w:p>
        </w:tc>
      </w:tr>
      <w:tr w:rsidR="00C1503C" w14:paraId="08CB7FAC" w14:textId="77777777" w:rsidTr="007A464A">
        <w:tc>
          <w:tcPr>
            <w:tcW w:w="2552" w:type="dxa"/>
          </w:tcPr>
          <w:p w14:paraId="107EE49B" w14:textId="10E1C8C5" w:rsidR="00C1503C" w:rsidRDefault="00362ADB" w:rsidP="00362ADB">
            <w:pPr>
              <w:jc w:val="center"/>
            </w:pPr>
            <w:r>
              <w:t>…</w:t>
            </w:r>
          </w:p>
        </w:tc>
        <w:tc>
          <w:tcPr>
            <w:tcW w:w="3969" w:type="dxa"/>
          </w:tcPr>
          <w:p w14:paraId="6F14B75E" w14:textId="5DE43A10" w:rsidR="00C1503C" w:rsidRDefault="00362ADB" w:rsidP="00362ADB">
            <w:pPr>
              <w:jc w:val="center"/>
            </w:pPr>
            <w:r>
              <w:t>…</w:t>
            </w:r>
          </w:p>
        </w:tc>
      </w:tr>
    </w:tbl>
    <w:p w14:paraId="2DA33C4D" w14:textId="77777777" w:rsidR="00C1503C" w:rsidRPr="00BF4C8A" w:rsidRDefault="00C1503C" w:rsidP="00BF4C8A"/>
    <w:p w14:paraId="139A6773" w14:textId="2806409B" w:rsidR="008A1BF1" w:rsidRDefault="008A1BF1" w:rsidP="00F31873">
      <w:pPr>
        <w:ind w:left="1440"/>
      </w:pPr>
    </w:p>
    <w:p w14:paraId="0CB9ECAE" w14:textId="77777777" w:rsidR="00FC08D4" w:rsidRDefault="00FC08D4" w:rsidP="00F31873">
      <w:pPr>
        <w:ind w:left="1440"/>
      </w:pPr>
    </w:p>
    <w:p w14:paraId="0D397E3C" w14:textId="7F4C805C" w:rsidR="00FC08D4" w:rsidRPr="00BF4C8A" w:rsidRDefault="00FC08D4" w:rsidP="00FC08D4">
      <w:r>
        <w:rPr>
          <w:noProof/>
        </w:rPr>
        <w:lastRenderedPageBreak/>
        <w:drawing>
          <wp:inline distT="0" distB="0" distL="0" distR="0" wp14:anchorId="078D9451" wp14:editId="2BE5A6DF">
            <wp:extent cx="5450840" cy="6817806"/>
            <wp:effectExtent l="0" t="0" r="0" b="2540"/>
            <wp:docPr id="481629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192" cy="6883286"/>
                    </a:xfrm>
                    <a:prstGeom prst="rect">
                      <a:avLst/>
                    </a:prstGeom>
                    <a:noFill/>
                    <a:ln>
                      <a:noFill/>
                    </a:ln>
                  </pic:spPr>
                </pic:pic>
              </a:graphicData>
            </a:graphic>
          </wp:inline>
        </w:drawing>
      </w:r>
    </w:p>
    <w:p w14:paraId="31465044" w14:textId="4641DEC5" w:rsidR="000228AA" w:rsidRPr="00491696" w:rsidRDefault="000228AA" w:rsidP="00BF4C8A">
      <w:pPr>
        <w:pStyle w:val="Heading3"/>
        <w:ind w:right="210"/>
        <w:rPr>
          <w:sz w:val="28"/>
          <w:szCs w:val="28"/>
        </w:rPr>
      </w:pPr>
      <w:bookmarkStart w:id="69" w:name="_Toc209380766"/>
      <w:r w:rsidRPr="00491696">
        <w:rPr>
          <w:rFonts w:ascii="Cambria" w:hAnsi="Cambria" w:hint="eastAsia"/>
          <w:sz w:val="28"/>
          <w:szCs w:val="28"/>
        </w:rPr>
        <w:t>5</w:t>
      </w:r>
      <w:r w:rsidRPr="00491696">
        <w:rPr>
          <w:rFonts w:ascii="Cambria" w:hAnsi="Cambria"/>
          <w:sz w:val="28"/>
          <w:szCs w:val="28"/>
        </w:rPr>
        <w:t>.3.2</w:t>
      </w:r>
      <w:r w:rsidR="00A85DF6" w:rsidRPr="00491696">
        <w:rPr>
          <w:rFonts w:ascii="Cambria" w:hAnsi="Cambria" w:hint="eastAsia"/>
          <w:sz w:val="28"/>
          <w:szCs w:val="28"/>
        </w:rPr>
        <w:t xml:space="preserve"> </w:t>
      </w:r>
      <w:r w:rsidR="00A85DF6" w:rsidRPr="00491696">
        <w:rPr>
          <w:rFonts w:ascii="Cambria" w:hAnsi="Cambria" w:hint="eastAsia"/>
          <w:sz w:val="28"/>
          <w:szCs w:val="28"/>
        </w:rPr>
        <w:t>拓扑构建</w:t>
      </w:r>
      <w:r w:rsidRPr="00491696">
        <w:rPr>
          <w:rFonts w:ascii="Cambria" w:hAnsi="Cambria" w:hint="eastAsia"/>
          <w:sz w:val="28"/>
          <w:szCs w:val="28"/>
        </w:rPr>
        <w:t>/</w:t>
      </w:r>
      <w:r w:rsidRPr="00491696">
        <w:rPr>
          <w:rFonts w:ascii="Cambria" w:hAnsi="Cambria"/>
          <w:sz w:val="28"/>
          <w:szCs w:val="28"/>
        </w:rPr>
        <w:t>FR02_</w:t>
      </w:r>
      <w:r w:rsidRPr="00491696">
        <w:rPr>
          <w:sz w:val="28"/>
          <w:szCs w:val="28"/>
        </w:rPr>
        <w:t xml:space="preserve"> </w:t>
      </w:r>
      <w:proofErr w:type="spellStart"/>
      <w:r w:rsidR="00BF4C8A" w:rsidRPr="00491696">
        <w:rPr>
          <w:sz w:val="28"/>
          <w:szCs w:val="28"/>
        </w:rPr>
        <w:t>Topo</w:t>
      </w:r>
      <w:r w:rsidR="00571727" w:rsidRPr="00491696">
        <w:rPr>
          <w:rFonts w:hint="eastAsia"/>
          <w:sz w:val="28"/>
          <w:szCs w:val="28"/>
        </w:rPr>
        <w:t>nomy_Constructing</w:t>
      </w:r>
      <w:bookmarkEnd w:id="69"/>
      <w:proofErr w:type="spellEnd"/>
    </w:p>
    <w:p w14:paraId="0F109FC7" w14:textId="2D712F9B" w:rsidR="00163173" w:rsidRDefault="00163173" w:rsidP="001342A8">
      <w:pPr>
        <w:rPr>
          <w:rFonts w:ascii="Cambria" w:hAnsi="Cambria"/>
          <w:szCs w:val="32"/>
        </w:rPr>
      </w:pPr>
      <w:r>
        <w:rPr>
          <w:rFonts w:ascii="Cambria" w:hAnsi="Cambria" w:hint="eastAsia"/>
          <w:szCs w:val="32"/>
        </w:rPr>
        <w:t>内建拓扑数据的宗旨是为了在功率需求发生时方便对功率提供对象</w:t>
      </w:r>
      <w:r w:rsidR="00433B0C">
        <w:rPr>
          <w:rFonts w:ascii="Cambria" w:hAnsi="Cambria" w:hint="eastAsia"/>
          <w:szCs w:val="32"/>
        </w:rPr>
        <w:t>的遍历，对于全矩阵结构来说遍历最终是在遍历枪与节点的连接，不管一个枪与多个节点连接，一个节点与多个枪连接，拓扑数据都会如实反映。</w:t>
      </w:r>
    </w:p>
    <w:p w14:paraId="2CDE832E" w14:textId="4587C664" w:rsidR="001342A8" w:rsidRPr="001342A8" w:rsidRDefault="001342A8" w:rsidP="001342A8">
      <w:pPr>
        <w:rPr>
          <w:rFonts w:ascii="Cambria" w:hAnsi="Cambria"/>
          <w:szCs w:val="32"/>
        </w:rPr>
      </w:pPr>
      <w:r w:rsidRPr="001342A8">
        <w:rPr>
          <w:rFonts w:ascii="Cambria" w:hAnsi="Cambria" w:hint="eastAsia"/>
          <w:szCs w:val="32"/>
        </w:rPr>
        <w:t>拓扑</w:t>
      </w:r>
      <w:r w:rsidR="00433B0C">
        <w:rPr>
          <w:rFonts w:ascii="Cambria" w:hAnsi="Cambria" w:hint="eastAsia"/>
          <w:szCs w:val="32"/>
        </w:rPr>
        <w:t>数据结构</w:t>
      </w:r>
      <w:r w:rsidRPr="001342A8">
        <w:rPr>
          <w:rFonts w:ascii="Cambria" w:hAnsi="Cambria" w:hint="eastAsia"/>
          <w:szCs w:val="32"/>
        </w:rPr>
        <w:t>在软件上</w:t>
      </w:r>
      <w:r w:rsidR="00433B0C">
        <w:rPr>
          <w:rFonts w:ascii="Cambria" w:hAnsi="Cambria" w:hint="eastAsia"/>
          <w:szCs w:val="32"/>
        </w:rPr>
        <w:t>的最佳实现方法就是</w:t>
      </w:r>
      <w:r w:rsidRPr="001342A8">
        <w:rPr>
          <w:rFonts w:ascii="Cambria" w:hAnsi="Cambria" w:hint="eastAsia"/>
          <w:szCs w:val="32"/>
        </w:rPr>
        <w:t>对数据单元的内核式链表互联；功率节点之间以及充电桩枪头与功率节点（模块）之间的物理电气连接，被抽象为数据单元之间的链表结构；每个设备对应一个数据对象，对象之间通过指针或引用形成链式关系，从而反映实际的电气拓扑</w:t>
      </w:r>
    </w:p>
    <w:p w14:paraId="6F5B3537" w14:textId="77777777" w:rsidR="001342A8" w:rsidRPr="001342A8" w:rsidRDefault="001342A8" w:rsidP="001342A8">
      <w:pPr>
        <w:ind w:firstLine="420"/>
        <w:rPr>
          <w:rFonts w:ascii="Cambria" w:hAnsi="Cambria"/>
          <w:szCs w:val="32"/>
        </w:rPr>
      </w:pPr>
      <w:r w:rsidRPr="001342A8">
        <w:rPr>
          <w:rFonts w:ascii="Cambria" w:hAnsi="Cambria" w:hint="eastAsia"/>
          <w:szCs w:val="32"/>
        </w:rPr>
        <w:t>■软件对数据维护的日常操作即：</w:t>
      </w:r>
    </w:p>
    <w:p w14:paraId="19157BB4" w14:textId="02D91D3F" w:rsidR="001342A8" w:rsidRPr="001342A8" w:rsidRDefault="001342A8" w:rsidP="001342A8">
      <w:pPr>
        <w:ind w:left="420" w:firstLine="420"/>
        <w:rPr>
          <w:rFonts w:ascii="Cambria" w:hAnsi="Cambria"/>
          <w:szCs w:val="32"/>
        </w:rPr>
      </w:pPr>
      <w:r>
        <w:rPr>
          <w:rFonts w:hint="eastAsia"/>
        </w:rPr>
        <w:t>●</w:t>
      </w:r>
      <w:r w:rsidRPr="001342A8">
        <w:rPr>
          <w:rFonts w:ascii="Cambria" w:hAnsi="Cambria" w:hint="eastAsia"/>
          <w:szCs w:val="32"/>
        </w:rPr>
        <w:t>通过链表节点侵入式访问数据结构内容（如由一个功率节点获取当前节点的额定功率）</w:t>
      </w:r>
    </w:p>
    <w:p w14:paraId="683755DF" w14:textId="689D7BE5" w:rsidR="001342A8" w:rsidRPr="001342A8" w:rsidRDefault="001342A8" w:rsidP="001342A8">
      <w:pPr>
        <w:ind w:left="420" w:firstLine="420"/>
        <w:rPr>
          <w:rFonts w:ascii="Cambria" w:hAnsi="Cambria"/>
          <w:szCs w:val="32"/>
        </w:rPr>
      </w:pPr>
      <w:r>
        <w:rPr>
          <w:rFonts w:hint="eastAsia"/>
        </w:rPr>
        <w:t>●</w:t>
      </w:r>
      <w:r w:rsidRPr="001342A8">
        <w:rPr>
          <w:rFonts w:ascii="Cambria" w:hAnsi="Cambria" w:hint="eastAsia"/>
          <w:szCs w:val="32"/>
        </w:rPr>
        <w:t>通过链表节点前推回溯其他节点（如通过枪头寻找下一个符合分配条件的功率节点）</w:t>
      </w:r>
    </w:p>
    <w:p w14:paraId="2DE62FAB" w14:textId="409A8061" w:rsidR="001342A8" w:rsidRPr="001342A8" w:rsidRDefault="001342A8" w:rsidP="001342A8">
      <w:pPr>
        <w:ind w:left="420" w:firstLine="420"/>
        <w:rPr>
          <w:rFonts w:ascii="Cambria" w:hAnsi="Cambria"/>
          <w:szCs w:val="32"/>
        </w:rPr>
      </w:pPr>
      <w:r>
        <w:rPr>
          <w:rFonts w:hint="eastAsia"/>
        </w:rPr>
        <w:lastRenderedPageBreak/>
        <w:t>●</w:t>
      </w:r>
      <w:r w:rsidRPr="001342A8">
        <w:rPr>
          <w:rFonts w:ascii="Cambria" w:hAnsi="Cambria" w:hint="eastAsia"/>
          <w:szCs w:val="32"/>
        </w:rPr>
        <w:t>通过</w:t>
      </w:r>
      <w:proofErr w:type="gramStart"/>
      <w:r w:rsidRPr="001342A8">
        <w:rPr>
          <w:rFonts w:ascii="Cambria" w:hAnsi="Cambria" w:hint="eastAsia"/>
          <w:szCs w:val="32"/>
        </w:rPr>
        <w:t>链表节</w:t>
      </w:r>
      <w:proofErr w:type="gramEnd"/>
      <w:r w:rsidRPr="001342A8">
        <w:rPr>
          <w:rFonts w:ascii="Cambria" w:hAnsi="Cambria" w:hint="eastAsia"/>
          <w:szCs w:val="32"/>
        </w:rPr>
        <w:t>遍历追溯链表头（如从一个功率节点找到与该节点连接的充电桩）</w:t>
      </w:r>
    </w:p>
    <w:p w14:paraId="72BF7CEC" w14:textId="57C692FA" w:rsidR="001342A8" w:rsidRPr="001342A8" w:rsidRDefault="001342A8" w:rsidP="001342A8">
      <w:pPr>
        <w:ind w:left="420" w:firstLine="420"/>
        <w:rPr>
          <w:rFonts w:ascii="Cambria" w:hAnsi="Cambria"/>
          <w:szCs w:val="32"/>
        </w:rPr>
      </w:pPr>
      <w:r>
        <w:rPr>
          <w:rFonts w:hint="eastAsia"/>
        </w:rPr>
        <w:t>●</w:t>
      </w:r>
      <w:r w:rsidRPr="001342A8">
        <w:rPr>
          <w:rFonts w:ascii="Cambria" w:hAnsi="Cambria" w:hint="eastAsia"/>
          <w:szCs w:val="32"/>
        </w:rPr>
        <w:t>通过</w:t>
      </w:r>
      <w:proofErr w:type="gramStart"/>
      <w:r w:rsidRPr="001342A8">
        <w:rPr>
          <w:rFonts w:ascii="Cambria" w:hAnsi="Cambria" w:hint="eastAsia"/>
          <w:szCs w:val="32"/>
        </w:rPr>
        <w:t>链表头</w:t>
      </w:r>
      <w:proofErr w:type="gramEnd"/>
      <w:r w:rsidRPr="001342A8">
        <w:rPr>
          <w:rFonts w:ascii="Cambria" w:hAnsi="Cambria" w:hint="eastAsia"/>
          <w:szCs w:val="32"/>
        </w:rPr>
        <w:t>遍历所有链表节点（如根据枪头找到所有与其电气连接的功率节点）</w:t>
      </w:r>
    </w:p>
    <w:p w14:paraId="372866B7" w14:textId="2B7CECBA" w:rsidR="001342A8" w:rsidRDefault="001342A8" w:rsidP="001342A8">
      <w:pPr>
        <w:ind w:left="420" w:firstLine="420"/>
        <w:rPr>
          <w:rFonts w:ascii="Cambria" w:hAnsi="Cambria"/>
          <w:szCs w:val="32"/>
        </w:rPr>
      </w:pPr>
      <w:r>
        <w:rPr>
          <w:rFonts w:hint="eastAsia"/>
        </w:rPr>
        <w:t>●</w:t>
      </w:r>
      <w:r w:rsidRPr="001342A8">
        <w:rPr>
          <w:rFonts w:ascii="Cambria" w:hAnsi="Cambria" w:hint="eastAsia"/>
          <w:szCs w:val="32"/>
        </w:rPr>
        <w:t>对链表进行节点插入和解除（如响应</w:t>
      </w:r>
      <w:r w:rsidRPr="001342A8">
        <w:rPr>
          <w:rFonts w:ascii="Cambria" w:hAnsi="Cambria" w:hint="eastAsia"/>
          <w:szCs w:val="32"/>
        </w:rPr>
        <w:t>upper</w:t>
      </w:r>
      <w:r w:rsidRPr="001342A8">
        <w:rPr>
          <w:rFonts w:ascii="Cambria" w:hAnsi="Cambria" w:hint="eastAsia"/>
          <w:szCs w:val="32"/>
        </w:rPr>
        <w:t>下发设置重构电气拓扑）</w:t>
      </w:r>
    </w:p>
    <w:p w14:paraId="1727A707" w14:textId="26DCD0DC" w:rsidR="001342A8" w:rsidRPr="008725B1" w:rsidRDefault="0059654E" w:rsidP="001342A8">
      <w:pPr>
        <w:ind w:leftChars="400" w:left="840"/>
        <w:rPr>
          <w:rFonts w:ascii="微软雅黑" w:eastAsia="微软雅黑" w:hAnsi="微软雅黑" w:cs="Segoe UI Emoji"/>
          <w:b/>
          <w:color w:val="000000" w:themeColor="text1"/>
          <w:sz w:val="24"/>
        </w:rPr>
      </w:pPr>
      <w:r>
        <w:rPr>
          <w:rFonts w:ascii="微软雅黑" w:eastAsia="微软雅黑" w:hAnsi="微软雅黑" w:hint="eastAsia"/>
          <w:bCs/>
          <w:noProof/>
          <w:color w:val="000000" w:themeColor="text1"/>
          <w:szCs w:val="21"/>
        </w:rPr>
        <mc:AlternateContent>
          <mc:Choice Requires="wps">
            <w:drawing>
              <wp:anchor distT="0" distB="0" distL="114300" distR="114300" simplePos="0" relativeHeight="251661312" behindDoc="0" locked="0" layoutInCell="1" allowOverlap="1" wp14:anchorId="00453F39" wp14:editId="64E3ADF6">
                <wp:simplePos x="0" y="0"/>
                <wp:positionH relativeFrom="column">
                  <wp:posOffset>4090987</wp:posOffset>
                </wp:positionH>
                <wp:positionV relativeFrom="paragraph">
                  <wp:posOffset>1102995</wp:posOffset>
                </wp:positionV>
                <wp:extent cx="576469" cy="222637"/>
                <wp:effectExtent l="0" t="19050" r="33655" b="44450"/>
                <wp:wrapNone/>
                <wp:docPr id="1099059641" name="Arrow: Right 14"/>
                <wp:cNvGraphicFramePr/>
                <a:graphic xmlns:a="http://schemas.openxmlformats.org/drawingml/2006/main">
                  <a:graphicData uri="http://schemas.microsoft.com/office/word/2010/wordprocessingShape">
                    <wps:wsp>
                      <wps:cNvSpPr/>
                      <wps:spPr>
                        <a:xfrm>
                          <a:off x="0" y="0"/>
                          <a:ext cx="576469" cy="222637"/>
                        </a:xfrm>
                        <a:prstGeom prst="rightArrow">
                          <a:avLst/>
                        </a:prstGeom>
                        <a:solidFill>
                          <a:schemeClr val="bg2">
                            <a:lumMod val="75000"/>
                          </a:schemeClr>
                        </a:solidFill>
                        <a:ln>
                          <a:solidFill>
                            <a:schemeClr val="tx1">
                              <a:lumMod val="65000"/>
                              <a:lumOff val="3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FC9B9" id="Arrow: Right 14" o:spid="_x0000_s1026" type="#_x0000_t13" style="position:absolute;margin-left:322.1pt;margin-top:86.85pt;width:45.4pt;height:1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" adj="17429" fillcolor="#aeaaaa [2414]" strokecolor="#5a5a5a [2109]" strokeweight=".5pt"/>
            </w:pict>
          </mc:Fallback>
        </mc:AlternateContent>
      </w:r>
      <w:r>
        <w:rPr>
          <w:rFonts w:ascii="微软雅黑" w:eastAsia="微软雅黑" w:hAnsi="微软雅黑" w:hint="eastAsia"/>
          <w:bCs/>
          <w:noProof/>
          <w:color w:val="000000" w:themeColor="text1"/>
          <w:szCs w:val="21"/>
        </w:rPr>
        <mc:AlternateContent>
          <mc:Choice Requires="wps">
            <w:drawing>
              <wp:anchor distT="0" distB="0" distL="114300" distR="114300" simplePos="0" relativeHeight="251659264" behindDoc="0" locked="0" layoutInCell="1" allowOverlap="1" wp14:anchorId="5FBA56F9" wp14:editId="480CE89E">
                <wp:simplePos x="0" y="0"/>
                <wp:positionH relativeFrom="column">
                  <wp:posOffset>1666875</wp:posOffset>
                </wp:positionH>
                <wp:positionV relativeFrom="paragraph">
                  <wp:posOffset>1104265</wp:posOffset>
                </wp:positionV>
                <wp:extent cx="576469" cy="222637"/>
                <wp:effectExtent l="0" t="19050" r="33655" b="44450"/>
                <wp:wrapNone/>
                <wp:docPr id="2061933915" name="Arrow: Right 14"/>
                <wp:cNvGraphicFramePr/>
                <a:graphic xmlns:a="http://schemas.openxmlformats.org/drawingml/2006/main">
                  <a:graphicData uri="http://schemas.microsoft.com/office/word/2010/wordprocessingShape">
                    <wps:wsp>
                      <wps:cNvSpPr/>
                      <wps:spPr>
                        <a:xfrm>
                          <a:off x="0" y="0"/>
                          <a:ext cx="576469" cy="222637"/>
                        </a:xfrm>
                        <a:prstGeom prst="rightArrow">
                          <a:avLst/>
                        </a:prstGeom>
                        <a:solidFill>
                          <a:schemeClr val="bg2">
                            <a:lumMod val="75000"/>
                          </a:schemeClr>
                        </a:solidFill>
                        <a:ln>
                          <a:solidFill>
                            <a:schemeClr val="tx1">
                              <a:lumMod val="65000"/>
                              <a:lumOff val="35000"/>
                            </a:schemeClr>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DAD9C" id="Arrow: Right 14" o:spid="_x0000_s1026" type="#_x0000_t13" style="position:absolute;margin-left:131.25pt;margin-top:86.95pt;width:45.4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" adj="17429" fillcolor="#aeaaaa [2414]" strokecolor="#5a5a5a [2109]" strokeweight=".5pt"/>
            </w:pict>
          </mc:Fallback>
        </mc:AlternateContent>
      </w:r>
      <w:r w:rsidR="001342A8">
        <w:rPr>
          <w:rFonts w:ascii="微软雅黑" w:eastAsia="微软雅黑" w:hAnsi="微软雅黑" w:hint="eastAsia"/>
          <w:bCs/>
          <w:noProof/>
          <w:color w:val="000000" w:themeColor="text1"/>
          <w:szCs w:val="21"/>
        </w:rPr>
        <w:drawing>
          <wp:inline distT="0" distB="0" distL="0" distR="0" wp14:anchorId="074FAC9D" wp14:editId="7BAA2F7B">
            <wp:extent cx="1347407" cy="2015297"/>
            <wp:effectExtent l="0" t="0" r="5715" b="4445"/>
            <wp:docPr id="337259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7963" cy="2046042"/>
                    </a:xfrm>
                    <a:prstGeom prst="rect">
                      <a:avLst/>
                    </a:prstGeom>
                    <a:noFill/>
                    <a:ln>
                      <a:noFill/>
                    </a:ln>
                  </pic:spPr>
                </pic:pic>
              </a:graphicData>
            </a:graphic>
          </wp:inline>
        </w:drawing>
      </w:r>
      <w:r w:rsidR="001342A8">
        <w:rPr>
          <w:rFonts w:ascii="微软雅黑" w:eastAsia="微软雅黑" w:hAnsi="微软雅黑" w:cs="Segoe UI Emoji" w:hint="eastAsia"/>
          <w:b/>
          <w:color w:val="000000" w:themeColor="text1"/>
          <w:sz w:val="24"/>
        </w:rPr>
        <w:t xml:space="preserve">    </w:t>
      </w:r>
      <w:r w:rsidR="001342A8">
        <w:rPr>
          <w:noProof/>
        </w:rPr>
        <w:drawing>
          <wp:inline distT="0" distB="0" distL="0" distR="0" wp14:anchorId="3A16A0C8" wp14:editId="1F863BA0">
            <wp:extent cx="2011372" cy="1709503"/>
            <wp:effectExtent l="0" t="0" r="8255" b="5080"/>
            <wp:docPr id="1392381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408" cy="1746930"/>
                    </a:xfrm>
                    <a:prstGeom prst="rect">
                      <a:avLst/>
                    </a:prstGeom>
                    <a:noFill/>
                    <a:ln>
                      <a:noFill/>
                    </a:ln>
                  </pic:spPr>
                </pic:pic>
              </a:graphicData>
            </a:graphic>
          </wp:inline>
        </w:drawing>
      </w:r>
      <w:r w:rsidR="001342A8">
        <w:rPr>
          <w:rFonts w:ascii="微软雅黑" w:eastAsia="微软雅黑" w:hAnsi="微软雅黑" w:cs="Segoe UI Emoji" w:hint="eastAsia"/>
          <w:b/>
          <w:color w:val="000000" w:themeColor="text1"/>
          <w:sz w:val="24"/>
        </w:rPr>
        <w:t xml:space="preserve">    </w:t>
      </w:r>
      <w:r w:rsidR="001342A8">
        <w:rPr>
          <w:rFonts w:ascii="微软雅黑" w:eastAsia="微软雅黑" w:hAnsi="微软雅黑" w:cs="Segoe UI Emoji" w:hint="eastAsia"/>
          <w:b/>
          <w:noProof/>
          <w:color w:val="000000" w:themeColor="text1"/>
          <w:sz w:val="24"/>
        </w:rPr>
        <w:drawing>
          <wp:inline distT="0" distB="0" distL="0" distR="0" wp14:anchorId="18F8013A" wp14:editId="7080FD67">
            <wp:extent cx="1252330" cy="2120855"/>
            <wp:effectExtent l="0" t="0" r="5080" b="0"/>
            <wp:docPr id="556406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97439" cy="2197248"/>
                    </a:xfrm>
                    <a:prstGeom prst="rect">
                      <a:avLst/>
                    </a:prstGeom>
                    <a:noFill/>
                    <a:ln>
                      <a:noFill/>
                    </a:ln>
                  </pic:spPr>
                </pic:pic>
              </a:graphicData>
            </a:graphic>
          </wp:inline>
        </w:drawing>
      </w:r>
    </w:p>
    <w:p w14:paraId="13DCC2BE" w14:textId="77777777" w:rsidR="001342A8" w:rsidRPr="001342A8" w:rsidRDefault="001342A8" w:rsidP="001342A8">
      <w:pPr>
        <w:ind w:left="420" w:firstLine="420"/>
        <w:rPr>
          <w:rFonts w:ascii="Cambria" w:hAnsi="Cambria"/>
          <w:szCs w:val="32"/>
        </w:rPr>
      </w:pPr>
    </w:p>
    <w:p w14:paraId="35522EE9" w14:textId="77777777" w:rsidR="001342A8" w:rsidRPr="001342A8" w:rsidRDefault="001342A8" w:rsidP="00BF4C8A">
      <w:pPr>
        <w:rPr>
          <w:rFonts w:ascii="微软雅黑" w:eastAsia="微软雅黑" w:hAnsi="微软雅黑"/>
          <w:bCs/>
          <w:color w:val="000000" w:themeColor="text1"/>
          <w:sz w:val="28"/>
          <w:szCs w:val="28"/>
        </w:rPr>
      </w:pPr>
    </w:p>
    <w:p w14:paraId="5BEDEFB1" w14:textId="77777777" w:rsidR="008A62D4" w:rsidRDefault="00724EAE" w:rsidP="001342A8">
      <w:pPr>
        <w:ind w:firstLine="420"/>
        <w:rPr>
          <w:rFonts w:ascii="Cambria" w:hAnsi="Cambria"/>
          <w:szCs w:val="32"/>
        </w:rPr>
      </w:pPr>
      <w:r w:rsidRPr="00204A26">
        <w:rPr>
          <w:rFonts w:ascii="微软雅黑" w:eastAsia="微软雅黑" w:hAnsi="微软雅黑" w:hint="eastAsia"/>
          <w:bCs/>
          <w:color w:val="000000" w:themeColor="text1"/>
          <w:sz w:val="28"/>
          <w:szCs w:val="28"/>
        </w:rPr>
        <w:t>■</w:t>
      </w:r>
      <w:r w:rsidR="001342A8">
        <w:rPr>
          <w:rFonts w:ascii="Cambria" w:hAnsi="Cambria" w:hint="eastAsia"/>
          <w:szCs w:val="32"/>
        </w:rPr>
        <w:t>充电枪与功率节点的电气联接在程序中被抽象成一个以</w:t>
      </w:r>
      <w:r>
        <w:rPr>
          <w:rFonts w:ascii="Cambria" w:hAnsi="Cambria" w:hint="eastAsia"/>
          <w:szCs w:val="32"/>
        </w:rPr>
        <w:t>充电</w:t>
      </w:r>
      <w:proofErr w:type="gramStart"/>
      <w:r>
        <w:rPr>
          <w:rFonts w:ascii="Cambria" w:hAnsi="Cambria" w:hint="eastAsia"/>
          <w:szCs w:val="32"/>
        </w:rPr>
        <w:t>枪</w:t>
      </w:r>
      <w:r w:rsidR="001342A8">
        <w:rPr>
          <w:rFonts w:ascii="Cambria" w:hAnsi="Cambria" w:hint="eastAsia"/>
          <w:szCs w:val="32"/>
        </w:rPr>
        <w:t>数据</w:t>
      </w:r>
      <w:proofErr w:type="gramEnd"/>
      <w:r w:rsidR="001342A8">
        <w:rPr>
          <w:rFonts w:ascii="Cambria" w:hAnsi="Cambria" w:hint="eastAsia"/>
          <w:szCs w:val="32"/>
        </w:rPr>
        <w:t>单元</w:t>
      </w:r>
      <w:r>
        <w:rPr>
          <w:rFonts w:ascii="Cambria" w:hAnsi="Cambria" w:hint="eastAsia"/>
          <w:szCs w:val="32"/>
        </w:rPr>
        <w:t>为</w:t>
      </w:r>
      <w:proofErr w:type="gramStart"/>
      <w:r>
        <w:rPr>
          <w:rFonts w:ascii="Cambria" w:hAnsi="Cambria" w:hint="eastAsia"/>
          <w:szCs w:val="32"/>
        </w:rPr>
        <w:t>链表头</w:t>
      </w:r>
      <w:proofErr w:type="gramEnd"/>
      <w:r>
        <w:rPr>
          <w:rFonts w:ascii="Cambria" w:hAnsi="Cambria" w:hint="eastAsia"/>
          <w:szCs w:val="32"/>
        </w:rPr>
        <w:t>的双向链表，链表节点为与该枪头电气连接的接触器。</w:t>
      </w:r>
    </w:p>
    <w:p w14:paraId="0D44E257" w14:textId="08F93835" w:rsidR="00BF4C8A" w:rsidRDefault="006D3641" w:rsidP="001342A8">
      <w:pPr>
        <w:ind w:firstLine="420"/>
        <w:rPr>
          <w:rFonts w:ascii="Cambria" w:hAnsi="Cambria"/>
          <w:szCs w:val="32"/>
        </w:rPr>
      </w:pPr>
      <w:r>
        <w:rPr>
          <w:rFonts w:ascii="Cambria" w:hAnsi="Cambria" w:hint="eastAsia"/>
          <w:szCs w:val="32"/>
        </w:rPr>
        <w:t>以下图为例：工程配备</w:t>
      </w:r>
      <w:r>
        <w:rPr>
          <w:rFonts w:ascii="Cambria" w:hAnsi="Cambria" w:hint="eastAsia"/>
          <w:szCs w:val="32"/>
        </w:rPr>
        <w:t>4</w:t>
      </w:r>
      <w:r>
        <w:rPr>
          <w:rFonts w:ascii="Cambria" w:hAnsi="Cambria" w:hint="eastAsia"/>
          <w:szCs w:val="32"/>
        </w:rPr>
        <w:t>个功率池，每个功率池</w:t>
      </w:r>
      <w:r>
        <w:rPr>
          <w:rFonts w:ascii="Cambria" w:hAnsi="Cambria" w:hint="eastAsia"/>
          <w:szCs w:val="32"/>
        </w:rPr>
        <w:t>5</w:t>
      </w:r>
      <w:r>
        <w:rPr>
          <w:rFonts w:ascii="Cambria" w:hAnsi="Cambria" w:hint="eastAsia"/>
          <w:szCs w:val="32"/>
        </w:rPr>
        <w:t>个功率节点，每个功率节点可以连接</w:t>
      </w:r>
      <w:r>
        <w:rPr>
          <w:rFonts w:ascii="Cambria" w:hAnsi="Cambria" w:hint="eastAsia"/>
          <w:szCs w:val="32"/>
        </w:rPr>
        <w:t>5</w:t>
      </w:r>
      <w:r>
        <w:rPr>
          <w:rFonts w:ascii="Cambria" w:hAnsi="Cambria" w:hint="eastAsia"/>
          <w:szCs w:val="32"/>
        </w:rPr>
        <w:t>个接触器。</w:t>
      </w:r>
    </w:p>
    <w:p w14:paraId="23FA8FB0" w14:textId="2C1B6E98" w:rsidR="006D3641" w:rsidRDefault="006D3641" w:rsidP="00BF4C8A">
      <w:r>
        <w:rPr>
          <w:noProof/>
        </w:rPr>
        <w:drawing>
          <wp:inline distT="0" distB="0" distL="0" distR="0" wp14:anchorId="336E9530" wp14:editId="1A76E7C7">
            <wp:extent cx="6254221" cy="2290763"/>
            <wp:effectExtent l="0" t="0" r="0" b="0"/>
            <wp:docPr id="395983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250" cy="2315680"/>
                    </a:xfrm>
                    <a:prstGeom prst="rect">
                      <a:avLst/>
                    </a:prstGeom>
                    <a:noFill/>
                    <a:ln>
                      <a:noFill/>
                    </a:ln>
                  </pic:spPr>
                </pic:pic>
              </a:graphicData>
            </a:graphic>
          </wp:inline>
        </w:drawing>
      </w:r>
    </w:p>
    <w:p w14:paraId="3D4D91E4" w14:textId="2259C973" w:rsidR="001342A8" w:rsidRPr="00527078" w:rsidRDefault="00527078" w:rsidP="00527078">
      <w:pPr>
        <w:ind w:left="840"/>
        <w:rPr>
          <w:rFonts w:ascii="Cambria" w:hAnsi="Cambria"/>
          <w:szCs w:val="32"/>
        </w:rPr>
      </w:pPr>
      <w:r>
        <w:rPr>
          <w:rFonts w:hint="eastAsia"/>
        </w:rPr>
        <w:t>●</w:t>
      </w:r>
      <w:r w:rsidR="006D3641" w:rsidRPr="00527078">
        <w:rPr>
          <w:rFonts w:ascii="Cambria" w:hAnsi="Cambria" w:hint="eastAsia"/>
          <w:szCs w:val="32"/>
        </w:rPr>
        <w:t>其中</w:t>
      </w:r>
      <w:r w:rsidR="006D3641" w:rsidRPr="00527078">
        <w:rPr>
          <w:rFonts w:ascii="Cambria" w:hAnsi="Cambria" w:hint="eastAsia"/>
          <w:szCs w:val="32"/>
        </w:rPr>
        <w:t>1</w:t>
      </w:r>
      <w:r w:rsidR="006D3641" w:rsidRPr="00527078">
        <w:rPr>
          <w:rFonts w:ascii="Cambria" w:hAnsi="Cambria" w:hint="eastAsia"/>
          <w:szCs w:val="32"/>
        </w:rPr>
        <w:t>号液冷</w:t>
      </w:r>
      <w:proofErr w:type="gramStart"/>
      <w:r w:rsidR="006D3641" w:rsidRPr="00527078">
        <w:rPr>
          <w:rFonts w:ascii="Cambria" w:hAnsi="Cambria" w:hint="eastAsia"/>
          <w:szCs w:val="32"/>
        </w:rPr>
        <w:t>超充枪跨接</w:t>
      </w:r>
      <w:proofErr w:type="gramEnd"/>
      <w:r w:rsidR="006D3641" w:rsidRPr="00527078">
        <w:rPr>
          <w:rFonts w:ascii="Cambria" w:hAnsi="Cambria" w:hint="eastAsia"/>
          <w:szCs w:val="32"/>
        </w:rPr>
        <w:t>了三组铜排共计连接</w:t>
      </w:r>
      <w:r w:rsidR="006D3641" w:rsidRPr="00527078">
        <w:rPr>
          <w:rFonts w:ascii="Cambria" w:hAnsi="Cambria" w:hint="eastAsia"/>
          <w:szCs w:val="32"/>
        </w:rPr>
        <w:t>15</w:t>
      </w:r>
      <w:r w:rsidR="006D3641" w:rsidRPr="00527078">
        <w:rPr>
          <w:rFonts w:ascii="Cambria" w:hAnsi="Cambria" w:hint="eastAsia"/>
          <w:szCs w:val="32"/>
        </w:rPr>
        <w:t>个功率节点，</w:t>
      </w:r>
      <w:r w:rsidR="006D3641" w:rsidRPr="00527078">
        <w:rPr>
          <w:rFonts w:ascii="Cambria" w:hAnsi="Cambria" w:hint="eastAsia"/>
          <w:szCs w:val="32"/>
        </w:rPr>
        <w:t>16</w:t>
      </w:r>
      <w:r w:rsidR="006D3641" w:rsidRPr="00527078">
        <w:rPr>
          <w:rFonts w:ascii="Cambria" w:hAnsi="Cambria" w:hint="eastAsia"/>
          <w:szCs w:val="32"/>
        </w:rPr>
        <w:t>号枪跨接两组铜排共计</w:t>
      </w:r>
      <w:r w:rsidR="006D3641" w:rsidRPr="00527078">
        <w:rPr>
          <w:rFonts w:ascii="Cambria" w:hAnsi="Cambria" w:hint="eastAsia"/>
          <w:szCs w:val="32"/>
        </w:rPr>
        <w:t>10</w:t>
      </w:r>
      <w:r w:rsidR="006D3641" w:rsidRPr="00527078">
        <w:rPr>
          <w:rFonts w:ascii="Cambria" w:hAnsi="Cambria" w:hint="eastAsia"/>
          <w:szCs w:val="32"/>
        </w:rPr>
        <w:t>个功率节点。在数据结构中，对应</w:t>
      </w:r>
      <w:r w:rsidR="006D3641" w:rsidRPr="00527078">
        <w:rPr>
          <w:rFonts w:ascii="Cambria" w:hAnsi="Cambria" w:hint="eastAsia"/>
          <w:szCs w:val="32"/>
        </w:rPr>
        <w:t>1</w:t>
      </w:r>
      <w:r w:rsidR="006D3641" w:rsidRPr="00527078">
        <w:rPr>
          <w:rFonts w:ascii="Cambria" w:hAnsi="Cambria" w:hint="eastAsia"/>
          <w:szCs w:val="32"/>
        </w:rPr>
        <w:t>号充电枪的双向链表体现为</w:t>
      </w:r>
      <w:r w:rsidR="006D3641" w:rsidRPr="00527078">
        <w:rPr>
          <w:rFonts w:ascii="Cambria" w:hAnsi="Cambria" w:hint="eastAsia"/>
          <w:szCs w:val="32"/>
        </w:rPr>
        <w:t>Plugin1</w:t>
      </w:r>
      <w:r w:rsidR="006D3641" w:rsidRPr="00527078">
        <w:rPr>
          <w:rFonts w:ascii="Cambria" w:hAnsi="Cambria" w:hint="eastAsia"/>
          <w:szCs w:val="32"/>
        </w:rPr>
        <w:t>←→</w:t>
      </w:r>
      <w:r w:rsidR="006D3641" w:rsidRPr="00527078">
        <w:rPr>
          <w:rFonts w:ascii="Cambria" w:hAnsi="Cambria" w:hint="eastAsia"/>
          <w:szCs w:val="32"/>
        </w:rPr>
        <w:t>Contactor1</w:t>
      </w:r>
      <w:r w:rsidR="006D3641" w:rsidRPr="00527078">
        <w:rPr>
          <w:rFonts w:ascii="Cambria" w:hAnsi="Cambria" w:hint="eastAsia"/>
          <w:szCs w:val="32"/>
        </w:rPr>
        <w:t>←→</w:t>
      </w:r>
      <w:r w:rsidR="006D3641" w:rsidRPr="00527078">
        <w:rPr>
          <w:rFonts w:ascii="Cambria" w:hAnsi="Cambria" w:hint="eastAsia"/>
          <w:szCs w:val="32"/>
        </w:rPr>
        <w:t>Contactor6</w:t>
      </w:r>
      <w:r w:rsidR="006D3641" w:rsidRPr="00527078">
        <w:rPr>
          <w:rFonts w:ascii="Cambria" w:hAnsi="Cambria" w:hint="eastAsia"/>
          <w:szCs w:val="32"/>
        </w:rPr>
        <w:t>←→</w:t>
      </w:r>
      <w:r w:rsidR="006D3641" w:rsidRPr="00527078">
        <w:rPr>
          <w:rFonts w:ascii="Cambria" w:hAnsi="Cambria" w:hint="eastAsia"/>
          <w:szCs w:val="32"/>
        </w:rPr>
        <w:t>Contactor11</w:t>
      </w:r>
      <w:r w:rsidR="006D3641" w:rsidRPr="00527078">
        <w:rPr>
          <w:rFonts w:ascii="Cambria" w:hAnsi="Cambria" w:hint="eastAsia"/>
          <w:szCs w:val="32"/>
        </w:rPr>
        <w:t>←→</w:t>
      </w:r>
      <w:r w:rsidR="006D3641" w:rsidRPr="00527078">
        <w:rPr>
          <w:rFonts w:ascii="Cambria" w:hAnsi="Cambria" w:hint="eastAsia"/>
          <w:szCs w:val="32"/>
        </w:rPr>
        <w:t>Contactor16</w:t>
      </w:r>
      <w:r w:rsidR="006D3641" w:rsidRPr="00527078">
        <w:rPr>
          <w:rFonts w:ascii="Cambria" w:hAnsi="Cambria" w:hint="eastAsia"/>
          <w:szCs w:val="32"/>
        </w:rPr>
        <w:t>←→</w:t>
      </w:r>
      <w:r w:rsidR="006D3641" w:rsidRPr="00527078">
        <w:rPr>
          <w:rFonts w:ascii="Cambria" w:hAnsi="Cambria" w:hint="eastAsia"/>
          <w:szCs w:val="32"/>
        </w:rPr>
        <w:t>Contactor21</w:t>
      </w:r>
      <w:r w:rsidR="006D3641" w:rsidRPr="00527078">
        <w:rPr>
          <w:rFonts w:ascii="Cambria" w:hAnsi="Cambria" w:hint="eastAsia"/>
          <w:szCs w:val="32"/>
        </w:rPr>
        <w:t>←→</w:t>
      </w:r>
      <w:r w:rsidR="006D3641" w:rsidRPr="00527078">
        <w:rPr>
          <w:rFonts w:ascii="Cambria" w:hAnsi="Cambria" w:hint="eastAsia"/>
          <w:szCs w:val="32"/>
        </w:rPr>
        <w:t>Contactor26</w:t>
      </w:r>
      <w:r w:rsidR="006D3641" w:rsidRPr="00527078">
        <w:rPr>
          <w:rFonts w:ascii="Cambria" w:hAnsi="Cambria" w:hint="eastAsia"/>
          <w:szCs w:val="32"/>
        </w:rPr>
        <w:t>←→</w:t>
      </w:r>
      <w:r w:rsidR="006D3641" w:rsidRPr="00527078">
        <w:rPr>
          <w:rFonts w:ascii="Cambria" w:hAnsi="Cambria" w:hint="eastAsia"/>
          <w:szCs w:val="32"/>
        </w:rPr>
        <w:t>Contactor</w:t>
      </w:r>
      <w:r w:rsidR="00194AAB" w:rsidRPr="00527078">
        <w:rPr>
          <w:rFonts w:ascii="Cambria" w:hAnsi="Cambria" w:hint="eastAsia"/>
          <w:szCs w:val="32"/>
        </w:rPr>
        <w:t>31</w:t>
      </w:r>
      <w:r w:rsidR="00194AAB" w:rsidRPr="00527078">
        <w:rPr>
          <w:rFonts w:ascii="Cambria" w:hAnsi="Cambria" w:hint="eastAsia"/>
          <w:szCs w:val="32"/>
        </w:rPr>
        <w:t>←→</w:t>
      </w:r>
      <w:r w:rsidR="00194AAB" w:rsidRPr="00527078">
        <w:rPr>
          <w:rFonts w:ascii="Cambria" w:hAnsi="Cambria" w:hint="eastAsia"/>
          <w:szCs w:val="32"/>
        </w:rPr>
        <w:t>Contactor36</w:t>
      </w:r>
      <w:r w:rsidR="00194AAB" w:rsidRPr="00527078">
        <w:rPr>
          <w:rFonts w:ascii="Cambria" w:hAnsi="Cambria" w:hint="eastAsia"/>
          <w:szCs w:val="32"/>
        </w:rPr>
        <w:t>←→</w:t>
      </w:r>
      <w:r w:rsidR="00194AAB" w:rsidRPr="00527078">
        <w:rPr>
          <w:rFonts w:ascii="Cambria" w:hAnsi="Cambria" w:hint="eastAsia"/>
          <w:szCs w:val="32"/>
        </w:rPr>
        <w:t>Contactor41</w:t>
      </w:r>
      <w:r w:rsidR="00194AAB" w:rsidRPr="00527078">
        <w:rPr>
          <w:rFonts w:ascii="Cambria" w:hAnsi="Cambria" w:hint="eastAsia"/>
          <w:szCs w:val="32"/>
        </w:rPr>
        <w:t>←→</w:t>
      </w:r>
      <w:r w:rsidR="00194AAB" w:rsidRPr="00527078">
        <w:rPr>
          <w:rFonts w:ascii="Cambria" w:hAnsi="Cambria" w:hint="eastAsia"/>
          <w:szCs w:val="32"/>
        </w:rPr>
        <w:t>Contactor46</w:t>
      </w:r>
      <w:r w:rsidR="00194AAB" w:rsidRPr="00527078">
        <w:rPr>
          <w:rFonts w:ascii="Cambria" w:hAnsi="Cambria" w:hint="eastAsia"/>
          <w:szCs w:val="32"/>
        </w:rPr>
        <w:t>←→</w:t>
      </w:r>
      <w:r w:rsidR="00194AAB" w:rsidRPr="00527078">
        <w:rPr>
          <w:rFonts w:ascii="Cambria" w:hAnsi="Cambria" w:hint="eastAsia"/>
          <w:szCs w:val="32"/>
        </w:rPr>
        <w:t>Contactor51</w:t>
      </w:r>
      <w:r w:rsidR="00194AAB" w:rsidRPr="00527078">
        <w:rPr>
          <w:rFonts w:ascii="Cambria" w:hAnsi="Cambria" w:hint="eastAsia"/>
          <w:szCs w:val="32"/>
        </w:rPr>
        <w:t>←→</w:t>
      </w:r>
      <w:r w:rsidR="00194AAB" w:rsidRPr="00527078">
        <w:rPr>
          <w:rFonts w:ascii="Cambria" w:hAnsi="Cambria" w:hint="eastAsia"/>
          <w:szCs w:val="32"/>
        </w:rPr>
        <w:t>Contactor56</w:t>
      </w:r>
      <w:r w:rsidR="00194AAB" w:rsidRPr="00527078">
        <w:rPr>
          <w:rFonts w:ascii="Cambria" w:hAnsi="Cambria" w:hint="eastAsia"/>
          <w:szCs w:val="32"/>
        </w:rPr>
        <w:t>←→</w:t>
      </w:r>
      <w:r w:rsidR="00194AAB" w:rsidRPr="00527078">
        <w:rPr>
          <w:rFonts w:ascii="Cambria" w:hAnsi="Cambria" w:hint="eastAsia"/>
          <w:szCs w:val="32"/>
        </w:rPr>
        <w:t>Contactor61</w:t>
      </w:r>
      <w:r w:rsidR="00194AAB" w:rsidRPr="00527078">
        <w:rPr>
          <w:rFonts w:ascii="Cambria" w:hAnsi="Cambria" w:hint="eastAsia"/>
          <w:szCs w:val="32"/>
        </w:rPr>
        <w:t>←→</w:t>
      </w:r>
      <w:r w:rsidR="00194AAB" w:rsidRPr="00527078">
        <w:rPr>
          <w:rFonts w:ascii="Cambria" w:hAnsi="Cambria" w:hint="eastAsia"/>
          <w:szCs w:val="32"/>
        </w:rPr>
        <w:t>Contactor66</w:t>
      </w:r>
      <w:r w:rsidR="00194AAB" w:rsidRPr="00527078">
        <w:rPr>
          <w:rFonts w:ascii="Cambria" w:hAnsi="Cambria" w:hint="eastAsia"/>
          <w:szCs w:val="32"/>
        </w:rPr>
        <w:t>←→</w:t>
      </w:r>
      <w:r w:rsidR="00194AAB" w:rsidRPr="00527078">
        <w:rPr>
          <w:rFonts w:ascii="Cambria" w:hAnsi="Cambria" w:hint="eastAsia"/>
          <w:szCs w:val="32"/>
        </w:rPr>
        <w:t>Contactor71</w:t>
      </w:r>
      <w:r w:rsidR="00194AAB" w:rsidRPr="00527078">
        <w:rPr>
          <w:rFonts w:ascii="Cambria" w:hAnsi="Cambria" w:hint="eastAsia"/>
          <w:szCs w:val="32"/>
        </w:rPr>
        <w:t>。当</w:t>
      </w:r>
      <w:r w:rsidR="00194AAB" w:rsidRPr="00527078">
        <w:rPr>
          <w:rFonts w:ascii="Cambria" w:hAnsi="Cambria" w:hint="eastAsia"/>
          <w:szCs w:val="32"/>
        </w:rPr>
        <w:t>1</w:t>
      </w:r>
      <w:r w:rsidR="00194AAB" w:rsidRPr="00527078">
        <w:rPr>
          <w:rFonts w:ascii="Cambria" w:hAnsi="Cambria" w:hint="eastAsia"/>
          <w:szCs w:val="32"/>
        </w:rPr>
        <w:t>号充电枪接收到</w:t>
      </w:r>
      <w:r w:rsidR="00194AAB" w:rsidRPr="00527078">
        <w:rPr>
          <w:rFonts w:ascii="Cambria" w:hAnsi="Cambria" w:hint="eastAsia"/>
          <w:szCs w:val="32"/>
        </w:rPr>
        <w:t>CCU</w:t>
      </w:r>
      <w:r w:rsidR="00194AAB" w:rsidRPr="00527078">
        <w:rPr>
          <w:rFonts w:ascii="Cambria" w:hAnsi="Cambria" w:hint="eastAsia"/>
          <w:szCs w:val="32"/>
        </w:rPr>
        <w:t>侧功率请求时，程序会在这个链表上寻找最优匹配功率需求的节点</w:t>
      </w:r>
      <w:r w:rsidR="001342A8" w:rsidRPr="00527078">
        <w:rPr>
          <w:rFonts w:ascii="Cambria" w:hAnsi="Cambria" w:hint="eastAsia"/>
          <w:szCs w:val="32"/>
        </w:rPr>
        <w:t>。</w:t>
      </w:r>
    </w:p>
    <w:p w14:paraId="1EBD2DFF" w14:textId="58B7442A" w:rsidR="006D3641" w:rsidRPr="00527078" w:rsidRDefault="001342A8" w:rsidP="00527078">
      <w:pPr>
        <w:ind w:left="840"/>
        <w:rPr>
          <w:rFonts w:ascii="Cambria" w:hAnsi="Cambria"/>
          <w:szCs w:val="32"/>
        </w:rPr>
      </w:pPr>
      <w:r w:rsidRPr="00527078">
        <w:rPr>
          <w:rFonts w:ascii="Cambria" w:hAnsi="Cambria" w:hint="eastAsia"/>
          <w:szCs w:val="32"/>
        </w:rPr>
        <w:t>由</w:t>
      </w:r>
      <w:r w:rsidR="00194AAB" w:rsidRPr="00527078">
        <w:rPr>
          <w:rFonts w:ascii="Cambria" w:hAnsi="Cambria" w:hint="eastAsia"/>
          <w:szCs w:val="32"/>
        </w:rPr>
        <w:t>于矩阵的容量已知，一个接触器只从属于一个功率节点，所以通过接触器编号就可以反推节点编号。所以</w:t>
      </w:r>
      <w:r w:rsidR="00194AAB" w:rsidRPr="00527078">
        <w:rPr>
          <w:rFonts w:ascii="Cambria" w:hAnsi="Cambria" w:hint="eastAsia"/>
          <w:szCs w:val="32"/>
        </w:rPr>
        <w:t>1</w:t>
      </w:r>
      <w:r w:rsidR="00194AAB" w:rsidRPr="00527078">
        <w:rPr>
          <w:rFonts w:ascii="Cambria" w:hAnsi="Cambria" w:hint="eastAsia"/>
          <w:szCs w:val="32"/>
        </w:rPr>
        <w:t>号充电枪连接的功率节点实际上是</w:t>
      </w:r>
      <w:r w:rsidRPr="00527078">
        <w:rPr>
          <w:rFonts w:ascii="Cambria" w:hAnsi="Cambria" w:hint="eastAsia"/>
          <w:szCs w:val="32"/>
        </w:rPr>
        <w:t>Plugin1</w:t>
      </w:r>
      <w:r w:rsidRPr="00527078">
        <w:rPr>
          <w:rFonts w:ascii="Cambria" w:hAnsi="Cambria" w:hint="eastAsia"/>
          <w:szCs w:val="32"/>
        </w:rPr>
        <w:t>←→</w:t>
      </w:r>
      <w:r w:rsidRPr="00527078">
        <w:rPr>
          <w:rFonts w:ascii="Cambria" w:hAnsi="Cambria" w:hint="eastAsia"/>
          <w:szCs w:val="32"/>
        </w:rPr>
        <w:t>Node1</w:t>
      </w:r>
      <w:r w:rsidRPr="00527078">
        <w:rPr>
          <w:rFonts w:ascii="Cambria" w:hAnsi="Cambria" w:hint="eastAsia"/>
          <w:szCs w:val="32"/>
        </w:rPr>
        <w:t>←→</w:t>
      </w:r>
      <w:r w:rsidRPr="00527078">
        <w:rPr>
          <w:rFonts w:ascii="Cambria" w:hAnsi="Cambria" w:hint="eastAsia"/>
          <w:szCs w:val="32"/>
        </w:rPr>
        <w:t>Node2</w:t>
      </w:r>
      <w:r w:rsidRPr="00527078">
        <w:rPr>
          <w:rFonts w:ascii="Cambria" w:hAnsi="Cambria" w:hint="eastAsia"/>
          <w:szCs w:val="32"/>
        </w:rPr>
        <w:t>←→</w:t>
      </w:r>
      <w:r w:rsidRPr="00527078">
        <w:rPr>
          <w:rFonts w:ascii="Cambria" w:hAnsi="Cambria" w:hint="eastAsia"/>
          <w:szCs w:val="32"/>
        </w:rPr>
        <w:t>Node3</w:t>
      </w:r>
      <w:r w:rsidRPr="00527078">
        <w:rPr>
          <w:rFonts w:ascii="Cambria" w:hAnsi="Cambria" w:hint="eastAsia"/>
          <w:szCs w:val="32"/>
        </w:rPr>
        <w:t>←→</w:t>
      </w:r>
      <w:r w:rsidRPr="00527078">
        <w:rPr>
          <w:rFonts w:ascii="Cambria" w:hAnsi="Cambria" w:hint="eastAsia"/>
          <w:szCs w:val="32"/>
        </w:rPr>
        <w:t>Node4</w:t>
      </w:r>
      <w:r w:rsidRPr="00527078">
        <w:rPr>
          <w:rFonts w:ascii="Cambria" w:hAnsi="Cambria" w:hint="eastAsia"/>
          <w:szCs w:val="32"/>
        </w:rPr>
        <w:t>←→</w:t>
      </w:r>
      <w:r w:rsidRPr="00527078">
        <w:rPr>
          <w:rFonts w:ascii="Cambria" w:hAnsi="Cambria" w:hint="eastAsia"/>
          <w:szCs w:val="32"/>
        </w:rPr>
        <w:t>Node5</w:t>
      </w:r>
      <w:r w:rsidRPr="00527078">
        <w:rPr>
          <w:rFonts w:ascii="Cambria" w:hAnsi="Cambria" w:hint="eastAsia"/>
          <w:szCs w:val="32"/>
        </w:rPr>
        <w:t>←→</w:t>
      </w:r>
      <w:r w:rsidRPr="00527078">
        <w:rPr>
          <w:rFonts w:ascii="Cambria" w:hAnsi="Cambria" w:hint="eastAsia"/>
          <w:szCs w:val="32"/>
        </w:rPr>
        <w:t>Node6</w:t>
      </w:r>
      <w:r w:rsidRPr="00527078">
        <w:rPr>
          <w:rFonts w:ascii="Cambria" w:hAnsi="Cambria" w:hint="eastAsia"/>
          <w:szCs w:val="32"/>
        </w:rPr>
        <w:t>←→</w:t>
      </w:r>
      <w:r w:rsidRPr="00527078">
        <w:rPr>
          <w:rFonts w:ascii="Cambria" w:hAnsi="Cambria" w:hint="eastAsia"/>
          <w:szCs w:val="32"/>
        </w:rPr>
        <w:t>Node7</w:t>
      </w:r>
      <w:r w:rsidRPr="00527078">
        <w:rPr>
          <w:rFonts w:ascii="Cambria" w:hAnsi="Cambria" w:hint="eastAsia"/>
          <w:szCs w:val="32"/>
        </w:rPr>
        <w:t>←→</w:t>
      </w:r>
      <w:r w:rsidRPr="00527078">
        <w:rPr>
          <w:rFonts w:ascii="Cambria" w:hAnsi="Cambria" w:hint="eastAsia"/>
          <w:szCs w:val="32"/>
        </w:rPr>
        <w:t>Node8</w:t>
      </w:r>
      <w:r w:rsidRPr="00527078">
        <w:rPr>
          <w:rFonts w:ascii="Cambria" w:hAnsi="Cambria" w:hint="eastAsia"/>
          <w:szCs w:val="32"/>
        </w:rPr>
        <w:t>←→</w:t>
      </w:r>
      <w:r w:rsidRPr="00527078">
        <w:rPr>
          <w:rFonts w:ascii="Cambria" w:hAnsi="Cambria" w:hint="eastAsia"/>
          <w:szCs w:val="32"/>
        </w:rPr>
        <w:t>Node9</w:t>
      </w:r>
      <w:r w:rsidRPr="00527078">
        <w:rPr>
          <w:rFonts w:ascii="Cambria" w:hAnsi="Cambria" w:hint="eastAsia"/>
          <w:szCs w:val="32"/>
        </w:rPr>
        <w:t>←→</w:t>
      </w:r>
      <w:r w:rsidRPr="00527078">
        <w:rPr>
          <w:rFonts w:ascii="Cambria" w:hAnsi="Cambria" w:hint="eastAsia"/>
          <w:szCs w:val="32"/>
        </w:rPr>
        <w:t>Node10</w:t>
      </w:r>
      <w:r w:rsidRPr="00527078">
        <w:rPr>
          <w:rFonts w:ascii="Cambria" w:hAnsi="Cambria" w:hint="eastAsia"/>
          <w:szCs w:val="32"/>
        </w:rPr>
        <w:t>←→</w:t>
      </w:r>
      <w:r w:rsidRPr="00527078">
        <w:rPr>
          <w:rFonts w:ascii="Cambria" w:hAnsi="Cambria" w:hint="eastAsia"/>
          <w:szCs w:val="32"/>
        </w:rPr>
        <w:t>Node11</w:t>
      </w:r>
      <w:r w:rsidRPr="00527078">
        <w:rPr>
          <w:rFonts w:ascii="Cambria" w:hAnsi="Cambria" w:hint="eastAsia"/>
          <w:szCs w:val="32"/>
        </w:rPr>
        <w:t>←→</w:t>
      </w:r>
      <w:r w:rsidRPr="00527078">
        <w:rPr>
          <w:rFonts w:ascii="Cambria" w:hAnsi="Cambria" w:hint="eastAsia"/>
          <w:szCs w:val="32"/>
        </w:rPr>
        <w:t>Node12</w:t>
      </w:r>
      <w:r w:rsidRPr="00527078">
        <w:rPr>
          <w:rFonts w:ascii="Cambria" w:hAnsi="Cambria" w:hint="eastAsia"/>
          <w:szCs w:val="32"/>
        </w:rPr>
        <w:t>←→</w:t>
      </w:r>
      <w:r w:rsidRPr="00527078">
        <w:rPr>
          <w:rFonts w:ascii="Cambria" w:hAnsi="Cambria" w:hint="eastAsia"/>
          <w:szCs w:val="32"/>
        </w:rPr>
        <w:t>Node13</w:t>
      </w:r>
      <w:r w:rsidRPr="00527078">
        <w:rPr>
          <w:rFonts w:ascii="Cambria" w:hAnsi="Cambria" w:hint="eastAsia"/>
          <w:szCs w:val="32"/>
        </w:rPr>
        <w:t>←→</w:t>
      </w:r>
      <w:r w:rsidRPr="00527078">
        <w:rPr>
          <w:rFonts w:ascii="Cambria" w:hAnsi="Cambria" w:hint="eastAsia"/>
          <w:szCs w:val="32"/>
        </w:rPr>
        <w:t>Node14</w:t>
      </w:r>
      <w:r w:rsidRPr="00527078">
        <w:rPr>
          <w:rFonts w:ascii="Cambria" w:hAnsi="Cambria" w:hint="eastAsia"/>
          <w:szCs w:val="32"/>
        </w:rPr>
        <w:t>←→</w:t>
      </w:r>
      <w:r w:rsidRPr="00527078">
        <w:rPr>
          <w:rFonts w:ascii="Cambria" w:hAnsi="Cambria" w:hint="eastAsia"/>
          <w:szCs w:val="32"/>
        </w:rPr>
        <w:t>Node15</w:t>
      </w:r>
      <w:r w:rsidRPr="00527078">
        <w:rPr>
          <w:rFonts w:ascii="Cambria" w:hAnsi="Cambria" w:hint="eastAsia"/>
          <w:szCs w:val="32"/>
        </w:rPr>
        <w:t>。</w:t>
      </w:r>
    </w:p>
    <w:p w14:paraId="2D06E3B9" w14:textId="6FBF8775" w:rsidR="006D3641" w:rsidRDefault="0055208C" w:rsidP="0055208C">
      <w:pPr>
        <w:jc w:val="center"/>
      </w:pPr>
      <w:r>
        <w:rPr>
          <w:noProof/>
        </w:rPr>
        <w:lastRenderedPageBreak/>
        <w:drawing>
          <wp:inline distT="0" distB="0" distL="0" distR="0" wp14:anchorId="1DABDEFC" wp14:editId="73016972">
            <wp:extent cx="4537055" cy="5444961"/>
            <wp:effectExtent l="0" t="0" r="0" b="3810"/>
            <wp:docPr id="519311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088" cy="5466603"/>
                    </a:xfrm>
                    <a:prstGeom prst="rect">
                      <a:avLst/>
                    </a:prstGeom>
                    <a:noFill/>
                    <a:ln>
                      <a:noFill/>
                    </a:ln>
                  </pic:spPr>
                </pic:pic>
              </a:graphicData>
            </a:graphic>
          </wp:inline>
        </w:drawing>
      </w:r>
    </w:p>
    <w:p w14:paraId="43395455" w14:textId="77777777" w:rsidR="0059654E" w:rsidRDefault="0059654E" w:rsidP="00BF4C8A"/>
    <w:p w14:paraId="1E81AC5A" w14:textId="63D039A7" w:rsidR="0059654E" w:rsidRPr="0059654E" w:rsidRDefault="0059654E" w:rsidP="00527078">
      <w:pPr>
        <w:ind w:firstLine="420"/>
      </w:pPr>
      <w:r w:rsidRPr="00204A26">
        <w:rPr>
          <w:rFonts w:ascii="微软雅黑" w:eastAsia="微软雅黑" w:hAnsi="微软雅黑" w:hint="eastAsia"/>
          <w:bCs/>
          <w:color w:val="000000" w:themeColor="text1"/>
          <w:sz w:val="28"/>
          <w:szCs w:val="28"/>
        </w:rPr>
        <w:t>■</w:t>
      </w:r>
      <w:r w:rsidRPr="0059654E">
        <w:rPr>
          <w:rFonts w:hint="eastAsia"/>
        </w:rPr>
        <w:t>枪头的充电操作在软件中体现为通过普通链表对功率节点的</w:t>
      </w:r>
      <w:r w:rsidR="008A62D4">
        <w:rPr>
          <w:rFonts w:hint="eastAsia"/>
        </w:rPr>
        <w:t>串</w:t>
      </w:r>
      <w:r w:rsidRPr="0059654E">
        <w:rPr>
          <w:rFonts w:hint="eastAsia"/>
        </w:rPr>
        <w:t>联</w:t>
      </w:r>
    </w:p>
    <w:p w14:paraId="6FBDB310" w14:textId="1EF2D8CD" w:rsidR="0059654E" w:rsidRPr="0059654E" w:rsidRDefault="00527078" w:rsidP="0059654E">
      <w:pPr>
        <w:ind w:leftChars="400" w:left="840"/>
      </w:pPr>
      <w:r>
        <w:rPr>
          <w:rFonts w:hint="eastAsia"/>
        </w:rPr>
        <w:t>●</w:t>
      </w:r>
      <w:r w:rsidR="0059654E" w:rsidRPr="0059654E">
        <w:rPr>
          <w:rFonts w:hint="eastAsia"/>
        </w:rPr>
        <w:t>注意充电链表是相对描述电气拓扑关系的内核式链表更简单快捷的另一种链表</w:t>
      </w:r>
    </w:p>
    <w:p w14:paraId="5B8B59C2" w14:textId="77777777" w:rsidR="0059654E" w:rsidRPr="0059654E" w:rsidRDefault="0059654E" w:rsidP="0059654E">
      <w:pPr>
        <w:ind w:leftChars="400" w:left="840"/>
      </w:pPr>
    </w:p>
    <w:p w14:paraId="0BFF4584" w14:textId="77777777" w:rsidR="0059654E" w:rsidRPr="0059654E" w:rsidRDefault="0059654E" w:rsidP="0059654E">
      <w:pPr>
        <w:ind w:leftChars="400" w:left="840" w:firstLineChars="800" w:firstLine="1680"/>
      </w:pPr>
      <w:r w:rsidRPr="0059654E">
        <w:rPr>
          <w:noProof/>
        </w:rPr>
        <w:drawing>
          <wp:inline distT="0" distB="0" distL="0" distR="0" wp14:anchorId="247141F5" wp14:editId="27FC1B7D">
            <wp:extent cx="3387550" cy="1781093"/>
            <wp:effectExtent l="0" t="0" r="3810" b="0"/>
            <wp:docPr id="19531086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9550" cy="1808433"/>
                    </a:xfrm>
                    <a:prstGeom prst="rect">
                      <a:avLst/>
                    </a:prstGeom>
                    <a:noFill/>
                    <a:ln>
                      <a:noFill/>
                    </a:ln>
                  </pic:spPr>
                </pic:pic>
              </a:graphicData>
            </a:graphic>
          </wp:inline>
        </w:drawing>
      </w:r>
    </w:p>
    <w:p w14:paraId="5B1A8ADB" w14:textId="5388AA34" w:rsidR="0059654E" w:rsidRPr="0059654E" w:rsidRDefault="0059654E" w:rsidP="0059654E">
      <w:pPr>
        <w:jc w:val="center"/>
      </w:pPr>
    </w:p>
    <w:p w14:paraId="244DCC5A" w14:textId="6573EAEA" w:rsidR="0059654E" w:rsidRPr="0059654E" w:rsidRDefault="0059654E" w:rsidP="0059654E">
      <w:pPr>
        <w:ind w:leftChars="400" w:left="840"/>
      </w:pPr>
      <w:r w:rsidRPr="0059654E">
        <w:rPr>
          <w:rFonts w:hint="eastAsia"/>
        </w:rPr>
        <w:t>枪头通过该链表实现对功率节点的并解列操作，包括如下：</w:t>
      </w:r>
    </w:p>
    <w:p w14:paraId="57A55589" w14:textId="495D618B" w:rsidR="0059654E" w:rsidRPr="0059654E" w:rsidRDefault="00527078" w:rsidP="0059654E">
      <w:pPr>
        <w:ind w:leftChars="400" w:left="840"/>
      </w:pPr>
      <w:r>
        <w:rPr>
          <w:rFonts w:hint="eastAsia"/>
        </w:rPr>
        <w:t>●</w:t>
      </w:r>
      <w:r w:rsidR="0059654E" w:rsidRPr="0059654E">
        <w:rPr>
          <w:rFonts w:hint="eastAsia"/>
        </w:rPr>
        <w:t>通过插入链表节点实现对功率节点并列</w:t>
      </w:r>
    </w:p>
    <w:p w14:paraId="7CCF557D" w14:textId="1E73F707" w:rsidR="0059654E" w:rsidRPr="0059654E" w:rsidRDefault="00527078" w:rsidP="0059654E">
      <w:pPr>
        <w:ind w:leftChars="400" w:left="840"/>
      </w:pPr>
      <w:r>
        <w:rPr>
          <w:rFonts w:hint="eastAsia"/>
        </w:rPr>
        <w:t>●</w:t>
      </w:r>
      <w:r w:rsidR="0059654E" w:rsidRPr="0059654E">
        <w:rPr>
          <w:rFonts w:hint="eastAsia"/>
        </w:rPr>
        <w:t>通过解除链表节点实现对功率节点解列</w:t>
      </w:r>
    </w:p>
    <w:p w14:paraId="390F8BC1" w14:textId="61D87FBD" w:rsidR="0059654E" w:rsidRDefault="00527078" w:rsidP="0059654E">
      <w:pPr>
        <w:ind w:leftChars="400" w:left="840"/>
      </w:pPr>
      <w:r>
        <w:rPr>
          <w:rFonts w:hint="eastAsia"/>
        </w:rPr>
        <w:t>●</w:t>
      </w:r>
      <w:r w:rsidR="0059654E" w:rsidRPr="0059654E">
        <w:rPr>
          <w:rFonts w:hint="eastAsia"/>
        </w:rPr>
        <w:t>通过遍历链表实现对在充功率节点的查询，从而进行下一步逻辑决策</w:t>
      </w:r>
    </w:p>
    <w:p w14:paraId="753D6F34" w14:textId="77777777" w:rsidR="0058502F" w:rsidRPr="0059654E" w:rsidRDefault="0058502F" w:rsidP="0059654E">
      <w:pPr>
        <w:ind w:leftChars="400" w:left="840"/>
      </w:pPr>
    </w:p>
    <w:p w14:paraId="6E99E5B6" w14:textId="6C55031B" w:rsidR="0059654E" w:rsidRDefault="00527078" w:rsidP="00527078">
      <w:pPr>
        <w:ind w:left="420" w:firstLine="420"/>
      </w:pPr>
      <w:r>
        <w:rPr>
          <w:rFonts w:hint="eastAsia"/>
        </w:rPr>
        <w:lastRenderedPageBreak/>
        <w:t>以下图为例</w:t>
      </w:r>
      <w:r>
        <w:rPr>
          <w:rFonts w:hint="eastAsia"/>
        </w:rPr>
        <w:t>,</w:t>
      </w:r>
      <w:r>
        <w:rPr>
          <w:rFonts w:hint="eastAsia"/>
        </w:rPr>
        <w:t>工程配置两个功率池，每个功率池</w:t>
      </w:r>
      <w:r>
        <w:rPr>
          <w:rFonts w:hint="eastAsia"/>
        </w:rPr>
        <w:t>4</w:t>
      </w:r>
      <w:r>
        <w:rPr>
          <w:rFonts w:hint="eastAsia"/>
        </w:rPr>
        <w:t>个功率节点，每个节点连接</w:t>
      </w:r>
      <w:r>
        <w:rPr>
          <w:rFonts w:hint="eastAsia"/>
        </w:rPr>
        <w:t>3</w:t>
      </w:r>
      <w:r>
        <w:rPr>
          <w:rFonts w:hint="eastAsia"/>
        </w:rPr>
        <w:t>个接触器</w:t>
      </w:r>
    </w:p>
    <w:p w14:paraId="6132FCFE" w14:textId="778C0D52" w:rsidR="00527078" w:rsidRDefault="00527078" w:rsidP="00BF4C8A">
      <w:r>
        <w:rPr>
          <w:noProof/>
        </w:rPr>
        <w:drawing>
          <wp:inline distT="0" distB="0" distL="0" distR="0" wp14:anchorId="52E7FDE5" wp14:editId="20BF9342">
            <wp:extent cx="5829300" cy="2004695"/>
            <wp:effectExtent l="0" t="0" r="0" b="0"/>
            <wp:docPr id="14462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2004695"/>
                    </a:xfrm>
                    <a:prstGeom prst="rect">
                      <a:avLst/>
                    </a:prstGeom>
                    <a:noFill/>
                    <a:ln>
                      <a:noFill/>
                    </a:ln>
                  </pic:spPr>
                </pic:pic>
              </a:graphicData>
            </a:graphic>
          </wp:inline>
        </w:drawing>
      </w:r>
    </w:p>
    <w:p w14:paraId="079834DB" w14:textId="5757B135" w:rsidR="00527078" w:rsidRDefault="00527078" w:rsidP="00BF4C8A">
      <w:r>
        <w:tab/>
      </w:r>
      <w:r>
        <w:tab/>
      </w:r>
      <w:r>
        <w:rPr>
          <w:rFonts w:hint="eastAsia"/>
        </w:rPr>
        <w:t>软件运行一段时间后，</w:t>
      </w:r>
      <w:r>
        <w:rPr>
          <w:rFonts w:hint="eastAsia"/>
        </w:rPr>
        <w:t>#1~#5</w:t>
      </w:r>
      <w:r>
        <w:rPr>
          <w:rFonts w:hint="eastAsia"/>
        </w:rPr>
        <w:t>每个充电枪都</w:t>
      </w:r>
      <w:r w:rsidR="00B842CB">
        <w:rPr>
          <w:rFonts w:hint="eastAsia"/>
        </w:rPr>
        <w:t>先后收到了</w:t>
      </w:r>
      <w:r>
        <w:rPr>
          <w:rFonts w:hint="eastAsia"/>
        </w:rPr>
        <w:t>功率需求，</w:t>
      </w:r>
      <w:r w:rsidR="00B842CB">
        <w:rPr>
          <w:rFonts w:hint="eastAsia"/>
        </w:rPr>
        <w:t>于是形成</w:t>
      </w:r>
      <w:r w:rsidR="00B842CB">
        <w:rPr>
          <w:rFonts w:hint="eastAsia"/>
        </w:rPr>
        <w:t>5</w:t>
      </w:r>
      <w:r w:rsidR="00B842CB">
        <w:rPr>
          <w:rFonts w:hint="eastAsia"/>
        </w:rPr>
        <w:t>个充电操作链表：</w:t>
      </w:r>
    </w:p>
    <w:p w14:paraId="47819F73" w14:textId="0C5EEE6A" w:rsidR="00B842CB" w:rsidRDefault="00B842CB" w:rsidP="00BF4C8A">
      <w:pPr>
        <w:rPr>
          <w:rFonts w:ascii="Cambria" w:hAnsi="Cambria"/>
          <w:szCs w:val="32"/>
        </w:rPr>
      </w:pPr>
      <w:r>
        <w:tab/>
      </w:r>
      <w:r>
        <w:tab/>
      </w:r>
      <w:r>
        <w:rPr>
          <w:rFonts w:hint="eastAsia"/>
        </w:rPr>
        <w:t xml:space="preserve">  </w:t>
      </w:r>
      <w:r>
        <w:rPr>
          <w:rFonts w:hint="eastAsia"/>
        </w:rPr>
        <w:t>●</w:t>
      </w:r>
      <w:r>
        <w:rPr>
          <w:rFonts w:hint="eastAsia"/>
        </w:rPr>
        <w:t>Plugin1</w:t>
      </w:r>
      <w:r w:rsidRPr="00527078">
        <w:rPr>
          <w:rFonts w:ascii="Cambria" w:hAnsi="Cambria" w:hint="eastAsia"/>
          <w:szCs w:val="32"/>
        </w:rPr>
        <w:t>→</w:t>
      </w:r>
      <w:r>
        <w:rPr>
          <w:rFonts w:ascii="Cambria" w:hAnsi="Cambria" w:hint="eastAsia"/>
          <w:szCs w:val="32"/>
        </w:rPr>
        <w:t>Node4</w:t>
      </w:r>
      <w:r w:rsidRPr="00527078">
        <w:rPr>
          <w:rFonts w:ascii="Cambria" w:hAnsi="Cambria" w:hint="eastAsia"/>
          <w:szCs w:val="32"/>
        </w:rPr>
        <w:t>→</w:t>
      </w:r>
      <w:r>
        <w:rPr>
          <w:rFonts w:ascii="Cambria" w:hAnsi="Cambria" w:hint="eastAsia"/>
          <w:szCs w:val="32"/>
        </w:rPr>
        <w:t>Node8</w:t>
      </w:r>
    </w:p>
    <w:p w14:paraId="4F3A70D7" w14:textId="58F6C545" w:rsidR="00B842CB" w:rsidRDefault="00B842CB" w:rsidP="00B842CB">
      <w:pPr>
        <w:ind w:left="420" w:firstLineChars="300" w:firstLine="630"/>
        <w:rPr>
          <w:rFonts w:ascii="Cambria" w:hAnsi="Cambria"/>
          <w:szCs w:val="32"/>
        </w:rPr>
      </w:pPr>
      <w:r>
        <w:rPr>
          <w:rFonts w:hint="eastAsia"/>
        </w:rPr>
        <w:t>●</w:t>
      </w:r>
      <w:r>
        <w:rPr>
          <w:rFonts w:hint="eastAsia"/>
        </w:rPr>
        <w:t>Plugin2</w:t>
      </w:r>
      <w:r w:rsidRPr="00527078">
        <w:rPr>
          <w:rFonts w:ascii="Cambria" w:hAnsi="Cambria" w:hint="eastAsia"/>
          <w:szCs w:val="32"/>
        </w:rPr>
        <w:t>→</w:t>
      </w:r>
      <w:r>
        <w:rPr>
          <w:rFonts w:ascii="Cambria" w:hAnsi="Cambria" w:hint="eastAsia"/>
          <w:szCs w:val="32"/>
        </w:rPr>
        <w:t>Node3</w:t>
      </w:r>
    </w:p>
    <w:p w14:paraId="67FEF22D" w14:textId="425785AB" w:rsidR="00B842CB" w:rsidRDefault="00B842CB" w:rsidP="00B842CB">
      <w:pPr>
        <w:ind w:left="420" w:firstLineChars="300" w:firstLine="630"/>
        <w:rPr>
          <w:rFonts w:ascii="Cambria" w:hAnsi="Cambria"/>
          <w:szCs w:val="32"/>
        </w:rPr>
      </w:pPr>
      <w:r>
        <w:rPr>
          <w:rFonts w:hint="eastAsia"/>
        </w:rPr>
        <w:t>●</w:t>
      </w:r>
      <w:r>
        <w:rPr>
          <w:rFonts w:hint="eastAsia"/>
        </w:rPr>
        <w:t>Plugin3</w:t>
      </w:r>
      <w:r w:rsidRPr="00527078">
        <w:rPr>
          <w:rFonts w:ascii="Cambria" w:hAnsi="Cambria" w:hint="eastAsia"/>
          <w:szCs w:val="32"/>
        </w:rPr>
        <w:t>→</w:t>
      </w:r>
      <w:r>
        <w:rPr>
          <w:rFonts w:ascii="Cambria" w:hAnsi="Cambria" w:hint="eastAsia"/>
          <w:szCs w:val="32"/>
        </w:rPr>
        <w:t>Node2</w:t>
      </w:r>
    </w:p>
    <w:p w14:paraId="1A9D2CFA" w14:textId="6305AB1E" w:rsidR="00B842CB" w:rsidRDefault="00B842CB" w:rsidP="00B842CB">
      <w:pPr>
        <w:ind w:left="420" w:firstLineChars="300" w:firstLine="630"/>
        <w:rPr>
          <w:rFonts w:ascii="Cambria" w:hAnsi="Cambria"/>
          <w:szCs w:val="32"/>
        </w:rPr>
      </w:pPr>
      <w:r>
        <w:rPr>
          <w:rFonts w:hint="eastAsia"/>
        </w:rPr>
        <w:t>●</w:t>
      </w:r>
      <w:r>
        <w:rPr>
          <w:rFonts w:hint="eastAsia"/>
        </w:rPr>
        <w:t>Plugin4</w:t>
      </w:r>
      <w:r w:rsidRPr="00527078">
        <w:rPr>
          <w:rFonts w:ascii="Cambria" w:hAnsi="Cambria" w:hint="eastAsia"/>
          <w:szCs w:val="32"/>
        </w:rPr>
        <w:t>→</w:t>
      </w:r>
      <w:r>
        <w:rPr>
          <w:rFonts w:ascii="Cambria" w:hAnsi="Cambria" w:hint="eastAsia"/>
          <w:szCs w:val="32"/>
        </w:rPr>
        <w:t>Node5</w:t>
      </w:r>
      <w:r w:rsidRPr="00527078">
        <w:rPr>
          <w:rFonts w:ascii="Cambria" w:hAnsi="Cambria" w:hint="eastAsia"/>
          <w:szCs w:val="32"/>
        </w:rPr>
        <w:t>→</w:t>
      </w:r>
      <w:r>
        <w:rPr>
          <w:rFonts w:ascii="Cambria" w:hAnsi="Cambria" w:hint="eastAsia"/>
          <w:szCs w:val="32"/>
        </w:rPr>
        <w:t>Node7</w:t>
      </w:r>
    </w:p>
    <w:p w14:paraId="0CAA809D" w14:textId="3BC45A7D" w:rsidR="00B842CB" w:rsidRDefault="00B842CB" w:rsidP="00B842CB">
      <w:pPr>
        <w:ind w:left="420" w:firstLineChars="300" w:firstLine="630"/>
      </w:pPr>
      <w:r>
        <w:rPr>
          <w:rFonts w:hint="eastAsia"/>
        </w:rPr>
        <w:t>●</w:t>
      </w:r>
      <w:r>
        <w:rPr>
          <w:rFonts w:hint="eastAsia"/>
        </w:rPr>
        <w:t>Plugin5</w:t>
      </w:r>
      <w:r w:rsidRPr="00527078">
        <w:rPr>
          <w:rFonts w:ascii="Cambria" w:hAnsi="Cambria" w:hint="eastAsia"/>
          <w:szCs w:val="32"/>
        </w:rPr>
        <w:t>→</w:t>
      </w:r>
      <w:r>
        <w:rPr>
          <w:rFonts w:ascii="Cambria" w:hAnsi="Cambria" w:hint="eastAsia"/>
          <w:szCs w:val="32"/>
        </w:rPr>
        <w:t>Node6</w:t>
      </w:r>
    </w:p>
    <w:p w14:paraId="580B4419" w14:textId="77777777" w:rsidR="00B842CB" w:rsidRDefault="00B842CB" w:rsidP="00BF4C8A"/>
    <w:p w14:paraId="30B6833E" w14:textId="684D2E5A" w:rsidR="00B842CB" w:rsidRPr="0059654E" w:rsidRDefault="00B842CB" w:rsidP="00B842CB">
      <w:pPr>
        <w:jc w:val="center"/>
      </w:pPr>
      <w:r>
        <w:rPr>
          <w:noProof/>
        </w:rPr>
        <w:drawing>
          <wp:inline distT="0" distB="0" distL="0" distR="0" wp14:anchorId="73F8117A" wp14:editId="0EC36CE9">
            <wp:extent cx="4378187" cy="2352202"/>
            <wp:effectExtent l="0" t="0" r="3810" b="0"/>
            <wp:docPr id="93241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750" cy="2358952"/>
                    </a:xfrm>
                    <a:prstGeom prst="rect">
                      <a:avLst/>
                    </a:prstGeom>
                    <a:noFill/>
                    <a:ln>
                      <a:noFill/>
                    </a:ln>
                  </pic:spPr>
                </pic:pic>
              </a:graphicData>
            </a:graphic>
          </wp:inline>
        </w:drawing>
      </w:r>
    </w:p>
    <w:p w14:paraId="2F1FF95C" w14:textId="4688F01F" w:rsidR="000228AA" w:rsidRPr="00491696" w:rsidRDefault="000228AA" w:rsidP="000228AA">
      <w:pPr>
        <w:pStyle w:val="Heading3"/>
        <w:ind w:right="210"/>
        <w:rPr>
          <w:sz w:val="28"/>
          <w:szCs w:val="28"/>
        </w:rPr>
      </w:pPr>
      <w:bookmarkStart w:id="70" w:name="_Toc209380767"/>
      <w:r w:rsidRPr="00491696">
        <w:rPr>
          <w:sz w:val="28"/>
          <w:szCs w:val="28"/>
        </w:rPr>
        <w:t xml:space="preserve">5.3.3 </w:t>
      </w:r>
      <w:r w:rsidR="00A85DF6" w:rsidRPr="00491696">
        <w:rPr>
          <w:rFonts w:hint="eastAsia"/>
          <w:sz w:val="28"/>
          <w:szCs w:val="28"/>
        </w:rPr>
        <w:t>功率分配</w:t>
      </w:r>
      <w:r w:rsidR="008A1BF1" w:rsidRPr="00491696">
        <w:rPr>
          <w:rFonts w:hint="eastAsia"/>
          <w:sz w:val="28"/>
          <w:szCs w:val="28"/>
        </w:rPr>
        <w:t>策略</w:t>
      </w:r>
      <w:r w:rsidRPr="00491696">
        <w:rPr>
          <w:rFonts w:hint="eastAsia"/>
          <w:sz w:val="28"/>
          <w:szCs w:val="28"/>
        </w:rPr>
        <w:t>/</w:t>
      </w:r>
      <w:r w:rsidRPr="00491696">
        <w:rPr>
          <w:sz w:val="28"/>
          <w:szCs w:val="28"/>
        </w:rPr>
        <w:t>FR03_</w:t>
      </w:r>
      <w:r w:rsidR="00571727" w:rsidRPr="00491696">
        <w:rPr>
          <w:rFonts w:hint="eastAsia"/>
          <w:sz w:val="28"/>
          <w:szCs w:val="28"/>
        </w:rPr>
        <w:t>Allocation_Tactic</w:t>
      </w:r>
      <w:bookmarkEnd w:id="70"/>
    </w:p>
    <w:p w14:paraId="665AD920" w14:textId="6AB76ECD" w:rsidR="00BF55C5" w:rsidRDefault="00491696" w:rsidP="00491696">
      <w:pPr>
        <w:ind w:firstLine="420"/>
        <w:rPr>
          <w:b/>
          <w:bCs/>
        </w:rPr>
      </w:pPr>
      <w:r w:rsidRPr="00204A26">
        <w:rPr>
          <w:rFonts w:ascii="微软雅黑" w:eastAsia="微软雅黑" w:hAnsi="微软雅黑" w:hint="eastAsia"/>
          <w:bCs/>
          <w:color w:val="000000" w:themeColor="text1"/>
          <w:sz w:val="28"/>
          <w:szCs w:val="28"/>
        </w:rPr>
        <w:t>■</w:t>
      </w:r>
      <w:r>
        <w:rPr>
          <w:rFonts w:hint="eastAsia"/>
          <w:b/>
          <w:bCs/>
        </w:rPr>
        <w:t>策略的参考维度</w:t>
      </w:r>
    </w:p>
    <w:p w14:paraId="3E0186A0" w14:textId="580B2061" w:rsidR="00491696" w:rsidRDefault="00491696" w:rsidP="00BF55C5">
      <w:r>
        <w:rPr>
          <w:b/>
          <w:bCs/>
        </w:rPr>
        <w:tab/>
      </w:r>
      <w:r>
        <w:rPr>
          <w:b/>
          <w:bCs/>
        </w:rPr>
        <w:tab/>
      </w:r>
      <w:r>
        <w:rPr>
          <w:rFonts w:hint="eastAsia"/>
        </w:rPr>
        <w:t>●</w:t>
      </w:r>
      <w:r w:rsidRPr="009B239B">
        <w:rPr>
          <w:rFonts w:hint="eastAsia"/>
          <w:b/>
          <w:bCs/>
        </w:rPr>
        <w:t>等健康度</w:t>
      </w:r>
    </w:p>
    <w:p w14:paraId="78202203" w14:textId="7F86EAB6" w:rsidR="0055208C" w:rsidRPr="0055208C" w:rsidRDefault="0055208C" w:rsidP="0055208C">
      <w:pPr>
        <w:ind w:left="1260"/>
      </w:pPr>
      <w:proofErr w:type="gramStart"/>
      <w:r w:rsidRPr="0055208C">
        <w:rPr>
          <w:b/>
          <w:bCs/>
        </w:rPr>
        <w:t>动态轮巡</w:t>
      </w:r>
      <w:proofErr w:type="gramEnd"/>
      <w:r w:rsidRPr="0055208C">
        <w:t>​</w:t>
      </w:r>
      <w:r w:rsidRPr="0055208C">
        <w:t>：健康度是</w:t>
      </w:r>
      <w:r>
        <w:rPr>
          <w:rFonts w:hint="eastAsia"/>
        </w:rPr>
        <w:t>通过</w:t>
      </w:r>
      <w:r w:rsidRPr="0055208C">
        <w:t>每个功率模块的历史累计工作时间和</w:t>
      </w:r>
      <w:r>
        <w:rPr>
          <w:rFonts w:hint="eastAsia"/>
        </w:rPr>
        <w:t>接触器动作次数做一个加权得分，接触器</w:t>
      </w:r>
      <w:proofErr w:type="gramStart"/>
      <w:r>
        <w:rPr>
          <w:rFonts w:hint="eastAsia"/>
        </w:rPr>
        <w:t>权重随铜排</w:t>
      </w:r>
      <w:proofErr w:type="gramEnd"/>
      <w:r>
        <w:rPr>
          <w:rFonts w:hint="eastAsia"/>
        </w:rPr>
        <w:t>接触器个数增加</w:t>
      </w:r>
      <w:r w:rsidRPr="0055208C">
        <w:t>。优先调用历史工作量更少的模块</w:t>
      </w:r>
      <w:r>
        <w:rPr>
          <w:rFonts w:hint="eastAsia"/>
        </w:rPr>
        <w:t>和动作次数更少的接触器</w:t>
      </w:r>
      <w:r w:rsidRPr="0055208C">
        <w:t>，实现真正的</w:t>
      </w:r>
      <w:r w:rsidRPr="0055208C">
        <w:t>“</w:t>
      </w:r>
      <w:r w:rsidRPr="0055208C">
        <w:t>劳逸均衡</w:t>
      </w:r>
      <w:r w:rsidRPr="0055208C">
        <w:t>”</w:t>
      </w:r>
      <w:r w:rsidRPr="0055208C">
        <w:t>。</w:t>
      </w:r>
    </w:p>
    <w:p w14:paraId="03C5D384" w14:textId="6403266F" w:rsidR="0055208C" w:rsidRPr="0055208C" w:rsidRDefault="0055208C" w:rsidP="0055208C">
      <w:pPr>
        <w:ind w:left="1260"/>
      </w:pPr>
      <w:r w:rsidRPr="0055208C">
        <w:rPr>
          <w:b/>
          <w:bCs/>
        </w:rPr>
        <w:t>老化预测与主动均衡</w:t>
      </w:r>
      <w:r w:rsidRPr="0055208C">
        <w:t>​</w:t>
      </w:r>
      <w:r w:rsidRPr="0055208C">
        <w:t>：</w:t>
      </w:r>
      <w:r>
        <w:rPr>
          <w:rFonts w:hint="eastAsia"/>
        </w:rPr>
        <w:t>目前尚未</w:t>
      </w:r>
      <w:r w:rsidR="009B239B">
        <w:rPr>
          <w:rFonts w:hint="eastAsia"/>
        </w:rPr>
        <w:t>形成</w:t>
      </w:r>
      <w:r>
        <w:rPr>
          <w:rFonts w:hint="eastAsia"/>
        </w:rPr>
        <w:t>清晰思路</w:t>
      </w:r>
      <w:r w:rsidRPr="0055208C">
        <w:t>。</w:t>
      </w:r>
    </w:p>
    <w:p w14:paraId="2E53B283" w14:textId="57501D55" w:rsidR="0055208C" w:rsidRDefault="0055208C" w:rsidP="00BF55C5"/>
    <w:p w14:paraId="3C364642" w14:textId="023A9F2B" w:rsidR="00491696" w:rsidRDefault="00491696" w:rsidP="00491696">
      <w:pPr>
        <w:ind w:left="420" w:firstLine="420"/>
      </w:pPr>
      <w:r>
        <w:rPr>
          <w:rFonts w:hint="eastAsia"/>
        </w:rPr>
        <w:t>●</w:t>
      </w:r>
      <w:r w:rsidRPr="009B239B">
        <w:rPr>
          <w:rFonts w:hint="eastAsia"/>
          <w:b/>
          <w:bCs/>
        </w:rPr>
        <w:t>最大效率</w:t>
      </w:r>
    </w:p>
    <w:p w14:paraId="1CB66A8C" w14:textId="3704D848" w:rsidR="00EF6A13" w:rsidRPr="00EF6A13" w:rsidRDefault="00EF6A13" w:rsidP="00EF6A13">
      <w:pPr>
        <w:ind w:left="1260"/>
      </w:pPr>
      <w:r w:rsidRPr="00EF6A13">
        <w:rPr>
          <w:b/>
          <w:bCs/>
        </w:rPr>
        <w:t>效率寻优</w:t>
      </w:r>
      <w:r w:rsidRPr="00EF6A13">
        <w:t>​</w:t>
      </w:r>
      <w:r w:rsidRPr="00EF6A13">
        <w:t>：每个功率模块在不同负载率（如</w:t>
      </w:r>
      <w:r w:rsidRPr="00EF6A13">
        <w:t>10%-100%</w:t>
      </w:r>
      <w:r w:rsidRPr="00EF6A13">
        <w:t>）下的效率是不同的，通常存在一个</w:t>
      </w:r>
      <w:r w:rsidRPr="00EF6A13">
        <w:rPr>
          <w:b/>
          <w:bCs/>
        </w:rPr>
        <w:t>高效点</w:t>
      </w:r>
      <w:r w:rsidRPr="00EF6A13">
        <w:t>​</w:t>
      </w:r>
      <w:r w:rsidRPr="00EF6A13">
        <w:t>。策略应实时查询所有模块的</w:t>
      </w:r>
      <w:r w:rsidRPr="00EF6A13">
        <w:t>“</w:t>
      </w:r>
      <w:r w:rsidRPr="00EF6A13">
        <w:t>效率</w:t>
      </w:r>
      <w:r w:rsidRPr="00EF6A13">
        <w:t>-MAP”</w:t>
      </w:r>
      <w:r w:rsidRPr="00EF6A13">
        <w:t>图，优先让更多模块工作在各自的高效点附近，从而提升</w:t>
      </w:r>
      <w:r w:rsidRPr="00EF6A13">
        <w:rPr>
          <w:b/>
          <w:bCs/>
        </w:rPr>
        <w:t>系统整体效率</w:t>
      </w:r>
      <w:r w:rsidRPr="00EF6A13">
        <w:t>，而非单个模块最大功率。</w:t>
      </w:r>
    </w:p>
    <w:p w14:paraId="57FF50E2" w14:textId="77777777" w:rsidR="0055208C" w:rsidRPr="00EF6A13" w:rsidRDefault="0055208C" w:rsidP="00491696">
      <w:pPr>
        <w:ind w:left="420" w:firstLine="420"/>
      </w:pPr>
    </w:p>
    <w:p w14:paraId="2DCB3DF6" w14:textId="67E6649D" w:rsidR="00EF6A13" w:rsidRPr="00EF6A13" w:rsidRDefault="00491696" w:rsidP="009B239B">
      <w:pPr>
        <w:ind w:left="420" w:firstLine="420"/>
      </w:pPr>
      <w:r>
        <w:rPr>
          <w:rFonts w:hint="eastAsia"/>
        </w:rPr>
        <w:t>●</w:t>
      </w:r>
      <w:r w:rsidRPr="009B239B">
        <w:rPr>
          <w:rFonts w:hint="eastAsia"/>
          <w:b/>
          <w:bCs/>
        </w:rPr>
        <w:t>车优先级</w:t>
      </w:r>
    </w:p>
    <w:p w14:paraId="6914D650" w14:textId="1373636A" w:rsidR="00EF6A13" w:rsidRPr="00EF6A13" w:rsidRDefault="00EF6A13" w:rsidP="00EF6A13">
      <w:pPr>
        <w:numPr>
          <w:ilvl w:val="1"/>
          <w:numId w:val="27"/>
        </w:numPr>
      </w:pPr>
      <w:r w:rsidRPr="00EF6A13">
        <w:rPr>
          <w:b/>
          <w:bCs/>
        </w:rPr>
        <w:t>用户等级</w:t>
      </w:r>
      <w:r w:rsidRPr="00EF6A13">
        <w:t>​</w:t>
      </w:r>
      <w:r w:rsidRPr="00EF6A13">
        <w:t>：</w:t>
      </w:r>
      <w:r w:rsidRPr="00EF6A13">
        <w:t>VIP</w:t>
      </w:r>
      <w:r w:rsidRPr="00EF6A13">
        <w:t>用户</w:t>
      </w:r>
      <w:r>
        <w:rPr>
          <w:rFonts w:hint="eastAsia"/>
        </w:rPr>
        <w:t>VS.</w:t>
      </w:r>
      <w:r w:rsidRPr="00EF6A13">
        <w:t>普通用户。</w:t>
      </w:r>
    </w:p>
    <w:p w14:paraId="5F6EB3FF" w14:textId="77777777" w:rsidR="00EF6A13" w:rsidRPr="00EF6A13" w:rsidRDefault="00EF6A13" w:rsidP="00EF6A13">
      <w:pPr>
        <w:numPr>
          <w:ilvl w:val="1"/>
          <w:numId w:val="27"/>
        </w:numPr>
      </w:pPr>
      <w:r w:rsidRPr="00EF6A13">
        <w:t>​</w:t>
      </w:r>
      <w:r w:rsidRPr="00EF6A13">
        <w:rPr>
          <w:b/>
          <w:bCs/>
        </w:rPr>
        <w:t>订单类型</w:t>
      </w:r>
      <w:r w:rsidRPr="00EF6A13">
        <w:t>​</w:t>
      </w:r>
      <w:r w:rsidRPr="00EF6A13">
        <w:t>：预约订单（需保证功率和时间）</w:t>
      </w:r>
      <w:r w:rsidRPr="00EF6A13">
        <w:t xml:space="preserve">&gt; </w:t>
      </w:r>
      <w:r w:rsidRPr="00EF6A13">
        <w:t>即时订单。</w:t>
      </w:r>
    </w:p>
    <w:p w14:paraId="34FC1DEC" w14:textId="77777777" w:rsidR="00EF6A13" w:rsidRDefault="00EF6A13" w:rsidP="00EF6A13">
      <w:pPr>
        <w:numPr>
          <w:ilvl w:val="1"/>
          <w:numId w:val="27"/>
        </w:numPr>
      </w:pPr>
      <w:r w:rsidRPr="00EF6A13">
        <w:t>​</w:t>
      </w:r>
      <w:r w:rsidRPr="00EF6A13">
        <w:rPr>
          <w:b/>
          <w:bCs/>
        </w:rPr>
        <w:t>车辆需求</w:t>
      </w:r>
      <w:r w:rsidRPr="00EF6A13">
        <w:t>​</w:t>
      </w:r>
      <w:r w:rsidRPr="00EF6A13">
        <w:t>：高速车辆（</w:t>
      </w:r>
      <w:r w:rsidRPr="00EF6A13">
        <w:t>800V</w:t>
      </w:r>
      <w:r w:rsidRPr="00EF6A13">
        <w:t>）</w:t>
      </w:r>
      <w:r w:rsidRPr="00EF6A13">
        <w:t xml:space="preserve">&gt; </w:t>
      </w:r>
      <w:r w:rsidRPr="00EF6A13">
        <w:t>常压车辆（</w:t>
      </w:r>
      <w:r w:rsidRPr="00EF6A13">
        <w:t>400V</w:t>
      </w:r>
      <w:r w:rsidRPr="00EF6A13">
        <w:t>）；低</w:t>
      </w:r>
      <w:r w:rsidRPr="00EF6A13">
        <w:t>SOC</w:t>
      </w:r>
      <w:r w:rsidRPr="00EF6A13">
        <w:t>（急需补能）</w:t>
      </w:r>
      <w:r w:rsidRPr="00EF6A13">
        <w:t xml:space="preserve">&gt; </w:t>
      </w:r>
      <w:r w:rsidRPr="00EF6A13">
        <w:t>高</w:t>
      </w:r>
      <w:r w:rsidRPr="00EF6A13">
        <w:t>SOC</w:t>
      </w:r>
      <w:r w:rsidRPr="00EF6A13">
        <w:t>。</w:t>
      </w:r>
    </w:p>
    <w:p w14:paraId="7EC5A042" w14:textId="0CAEC849" w:rsidR="00EF6A13" w:rsidRPr="00EF6A13" w:rsidRDefault="00EF6A13" w:rsidP="00095E45">
      <w:pPr>
        <w:numPr>
          <w:ilvl w:val="1"/>
          <w:numId w:val="27"/>
        </w:numPr>
      </w:pPr>
      <w:r w:rsidRPr="00EF6A13">
        <w:rPr>
          <w:b/>
          <w:bCs/>
        </w:rPr>
        <w:t>抢占与补偿机制</w:t>
      </w:r>
      <w:r w:rsidRPr="00EF6A13">
        <w:t>​</w:t>
      </w:r>
      <w:r w:rsidRPr="00EF6A13">
        <w:t>：高优先级</w:t>
      </w:r>
      <w:r>
        <w:rPr>
          <w:rFonts w:hint="eastAsia"/>
        </w:rPr>
        <w:t>车</w:t>
      </w:r>
      <w:r w:rsidRPr="00EF6A13">
        <w:t>可以</w:t>
      </w:r>
      <w:proofErr w:type="gramStart"/>
      <w:r w:rsidRPr="00EF6A13">
        <w:t>抢占低优先级</w:t>
      </w:r>
      <w:r>
        <w:rPr>
          <w:rFonts w:hint="eastAsia"/>
        </w:rPr>
        <w:t>车部分</w:t>
      </w:r>
      <w:proofErr w:type="gramEnd"/>
      <w:r w:rsidRPr="00EF6A13">
        <w:t>功率</w:t>
      </w:r>
      <w:r>
        <w:rPr>
          <w:rFonts w:hint="eastAsia"/>
        </w:rPr>
        <w:t>配额</w:t>
      </w:r>
      <w:r w:rsidRPr="00EF6A13">
        <w:t>，但</w:t>
      </w:r>
      <w:r>
        <w:rPr>
          <w:rFonts w:hint="eastAsia"/>
        </w:rPr>
        <w:t>功率分配</w:t>
      </w:r>
      <w:proofErr w:type="gramStart"/>
      <w:r>
        <w:rPr>
          <w:rFonts w:hint="eastAsia"/>
        </w:rPr>
        <w:t>静态库</w:t>
      </w:r>
      <w:r w:rsidRPr="00EF6A13">
        <w:t>应记录</w:t>
      </w:r>
      <w:proofErr w:type="gramEnd"/>
      <w:r w:rsidRPr="00EF6A13">
        <w:t>这种</w:t>
      </w:r>
      <w:r w:rsidRPr="00EF6A13">
        <w:t>“</w:t>
      </w:r>
      <w:r w:rsidRPr="00EF6A13">
        <w:t>不公平</w:t>
      </w:r>
      <w:r w:rsidRPr="00EF6A13">
        <w:t>”</w:t>
      </w:r>
      <w:r w:rsidRPr="00EF6A13">
        <w:t>行为，并</w:t>
      </w:r>
      <w:r>
        <w:rPr>
          <w:rFonts w:hint="eastAsia"/>
        </w:rPr>
        <w:t>尽</w:t>
      </w:r>
      <w:r w:rsidRPr="00EF6A13">
        <w:t>可能在后续</w:t>
      </w:r>
      <w:r>
        <w:rPr>
          <w:rFonts w:hint="eastAsia"/>
        </w:rPr>
        <w:t>有可用配额时给予补偿。</w:t>
      </w:r>
    </w:p>
    <w:p w14:paraId="6160CCE7" w14:textId="77777777" w:rsidR="00EF6A13" w:rsidRPr="00EF6A13" w:rsidRDefault="00EF6A13" w:rsidP="00491696">
      <w:pPr>
        <w:ind w:left="420" w:firstLine="420"/>
      </w:pPr>
    </w:p>
    <w:p w14:paraId="23900279" w14:textId="057DC93A" w:rsidR="00491696" w:rsidRDefault="00491696" w:rsidP="00491696">
      <w:pPr>
        <w:ind w:left="420" w:firstLine="420"/>
      </w:pPr>
      <w:r>
        <w:rPr>
          <w:rFonts w:hint="eastAsia"/>
        </w:rPr>
        <w:t>●</w:t>
      </w:r>
      <w:r w:rsidRPr="009B239B">
        <w:rPr>
          <w:rFonts w:hint="eastAsia"/>
          <w:b/>
          <w:bCs/>
        </w:rPr>
        <w:t>经济运行</w:t>
      </w:r>
    </w:p>
    <w:p w14:paraId="613B0D76" w14:textId="54222B45" w:rsidR="00EF6A13" w:rsidRDefault="00EF6A13" w:rsidP="00EF6A13">
      <w:pPr>
        <w:ind w:left="720" w:firstLineChars="300" w:firstLine="632"/>
      </w:pPr>
      <w:r w:rsidRPr="00EF6A13">
        <w:rPr>
          <w:b/>
          <w:bCs/>
        </w:rPr>
        <w:t>电网电价联动</w:t>
      </w:r>
      <w:r w:rsidR="009B239B">
        <w:rPr>
          <w:rFonts w:hint="eastAsia"/>
        </w:rPr>
        <w:t>：</w:t>
      </w:r>
      <w:r w:rsidRPr="00EF6A13">
        <w:t>在</w:t>
      </w:r>
      <w:r>
        <w:rPr>
          <w:rFonts w:hint="eastAsia"/>
        </w:rPr>
        <w:t>TCU</w:t>
      </w:r>
      <w:r>
        <w:rPr>
          <w:rFonts w:hint="eastAsia"/>
        </w:rPr>
        <w:t>告知</w:t>
      </w:r>
      <w:r w:rsidRPr="00EF6A13">
        <w:rPr>
          <w:b/>
          <w:bCs/>
        </w:rPr>
        <w:t>谷电价</w:t>
      </w:r>
      <w:r w:rsidRPr="00EF6A13">
        <w:t>时段</w:t>
      </w:r>
      <w:r>
        <w:rPr>
          <w:rFonts w:hint="eastAsia"/>
        </w:rPr>
        <w:t>时</w:t>
      </w:r>
      <w:r w:rsidRPr="00EF6A13">
        <w:t>，可适当提高功率分配上限，鼓励充电，降低运营成本；在</w:t>
      </w:r>
      <w:r w:rsidRPr="00DF1B7C">
        <w:t>峰电价</w:t>
      </w:r>
      <w:r w:rsidRPr="00EF6A13">
        <w:t>时段，可适当限功率，或</w:t>
      </w:r>
      <w:r>
        <w:rPr>
          <w:rFonts w:hint="eastAsia"/>
        </w:rPr>
        <w:t>通过</w:t>
      </w:r>
      <w:r>
        <w:rPr>
          <w:rFonts w:hint="eastAsia"/>
        </w:rPr>
        <w:t>CCU</w:t>
      </w:r>
      <w:r w:rsidRPr="00EF6A13">
        <w:t>引导用户进入</w:t>
      </w:r>
      <w:r w:rsidRPr="00EF6A13">
        <w:t>“</w:t>
      </w:r>
      <w:r w:rsidRPr="00EF6A13">
        <w:t>慢充</w:t>
      </w:r>
      <w:r w:rsidRPr="00EF6A13">
        <w:t>”</w:t>
      </w:r>
      <w:r w:rsidRPr="00EF6A13">
        <w:t>模式。</w:t>
      </w:r>
    </w:p>
    <w:p w14:paraId="18010E2E" w14:textId="1D7A5750" w:rsidR="00DF1B7C" w:rsidRPr="00EF6A13" w:rsidRDefault="00DF1B7C" w:rsidP="00EF6A13">
      <w:pPr>
        <w:ind w:left="720" w:firstLineChars="300" w:firstLine="632"/>
        <w:rPr>
          <w:rFonts w:hint="eastAsia"/>
        </w:rPr>
      </w:pPr>
      <w:r>
        <w:rPr>
          <w:rFonts w:hint="eastAsia"/>
          <w:b/>
          <w:bCs/>
        </w:rPr>
        <w:t>网侧用电调整：</w:t>
      </w:r>
      <w:r>
        <w:rPr>
          <w:rFonts w:hint="eastAsia"/>
        </w:rPr>
        <w:t>响应网侧</w:t>
      </w:r>
      <w:r w:rsidRPr="00DF1B7C">
        <w:rPr>
          <w:rFonts w:hint="eastAsia"/>
        </w:rPr>
        <w:t>用电要求</w:t>
      </w:r>
      <w:r>
        <w:rPr>
          <w:rFonts w:hint="eastAsia"/>
        </w:rPr>
        <w:t>，比如用电高峰时段根据台区能源路由器的有序用电要求限制功率。</w:t>
      </w:r>
    </w:p>
    <w:p w14:paraId="31805C4F" w14:textId="420D00B7" w:rsidR="00EF6A13" w:rsidRDefault="00EF6A13" w:rsidP="00EF6A13">
      <w:pPr>
        <w:ind w:left="720" w:firstLineChars="300" w:firstLine="630"/>
      </w:pPr>
      <w:r w:rsidRPr="00EF6A13">
        <w:t>功率因数调整</w:t>
      </w:r>
      <w:r w:rsidRPr="00EF6A13">
        <w:t>​</w:t>
      </w:r>
      <w:r w:rsidRPr="00EF6A13">
        <w:t>：</w:t>
      </w:r>
      <w:r>
        <w:rPr>
          <w:rFonts w:hint="eastAsia"/>
        </w:rPr>
        <w:t>暂不考虑</w:t>
      </w:r>
      <w:r w:rsidRPr="00EF6A13">
        <w:t>。</w:t>
      </w:r>
    </w:p>
    <w:p w14:paraId="38E944D9" w14:textId="0065A011" w:rsidR="009B239B" w:rsidRDefault="009B239B" w:rsidP="009B239B">
      <w:pPr>
        <w:ind w:left="420" w:firstLine="420"/>
        <w:rPr>
          <w:b/>
          <w:bCs/>
        </w:rPr>
      </w:pPr>
      <w:r>
        <w:rPr>
          <w:rFonts w:hint="eastAsia"/>
        </w:rPr>
        <w:t>●</w:t>
      </w:r>
      <w:proofErr w:type="gramStart"/>
      <w:r>
        <w:rPr>
          <w:rFonts w:hint="eastAsia"/>
          <w:b/>
          <w:bCs/>
        </w:rPr>
        <w:t>铜排限流</w:t>
      </w:r>
      <w:proofErr w:type="gramEnd"/>
    </w:p>
    <w:p w14:paraId="50443CC3" w14:textId="52E66A5C" w:rsidR="009B239B" w:rsidRPr="009B239B" w:rsidRDefault="009B239B" w:rsidP="009B239B">
      <w:pPr>
        <w:ind w:left="420" w:firstLine="420"/>
        <w:rPr>
          <w:b/>
          <w:bCs/>
        </w:rPr>
      </w:pPr>
      <w:r>
        <w:rPr>
          <w:b/>
          <w:bCs/>
        </w:rPr>
        <w:tab/>
      </w:r>
      <w:r>
        <w:rPr>
          <w:rFonts w:hint="eastAsia"/>
          <w:b/>
          <w:bCs/>
        </w:rPr>
        <w:t xml:space="preserve"> </w:t>
      </w:r>
      <w:r>
        <w:rPr>
          <w:rFonts w:hint="eastAsia"/>
          <w:b/>
          <w:bCs/>
        </w:rPr>
        <w:t>如果存在超</w:t>
      </w:r>
      <w:proofErr w:type="gramStart"/>
      <w:r>
        <w:rPr>
          <w:rFonts w:hint="eastAsia"/>
          <w:b/>
          <w:bCs/>
        </w:rPr>
        <w:t>充枪铜排限</w:t>
      </w:r>
      <w:proofErr w:type="gramEnd"/>
      <w:r>
        <w:rPr>
          <w:rFonts w:hint="eastAsia"/>
          <w:b/>
          <w:bCs/>
        </w:rPr>
        <w:t>流，在给充电枪配额功率节点时要尽量分散在不同的功率池。</w:t>
      </w:r>
    </w:p>
    <w:p w14:paraId="2FF5A64C"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E6583C">
        <w:rPr>
          <w:rFonts w:ascii="微软雅黑" w:eastAsia="微软雅黑" w:hAnsi="微软雅黑" w:cs="Cambria"/>
          <w:sz w:val="11"/>
          <w:szCs w:val="11"/>
        </w:rPr>
        <w:t> </w:t>
      </w:r>
      <w:r w:rsidRPr="00E6583C">
        <w:rPr>
          <w:rFonts w:ascii="微软雅黑" w:eastAsia="微软雅黑" w:hAnsi="微软雅黑"/>
          <w:sz w:val="11"/>
          <w:szCs w:val="11"/>
        </w:rPr>
        <w:t xml:space="preserve"> </w:t>
      </w:r>
      <w:r w:rsidRPr="009B239B">
        <w:rPr>
          <w:rFonts w:ascii="微软雅黑" w:eastAsia="微软雅黑" w:hAnsi="微软雅黑"/>
          <w:i/>
          <w:iCs/>
          <w:sz w:val="11"/>
          <w:szCs w:val="11"/>
        </w:rPr>
        <w:t xml:space="preserve">typedef </w:t>
      </w:r>
      <w:proofErr w:type="spellStart"/>
      <w:r w:rsidRPr="009B239B">
        <w:rPr>
          <w:rFonts w:ascii="微软雅黑" w:eastAsia="微软雅黑" w:hAnsi="微软雅黑"/>
          <w:i/>
          <w:iCs/>
          <w:sz w:val="11"/>
          <w:szCs w:val="11"/>
        </w:rPr>
        <w:t>enum</w:t>
      </w:r>
      <w:proofErr w:type="spellEnd"/>
    </w:p>
    <w:p w14:paraId="7DF99064"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w:t>
      </w:r>
    </w:p>
    <w:p w14:paraId="6A2543E9"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CRITERION_NONE = 0,</w:t>
      </w:r>
    </w:p>
    <w:p w14:paraId="32AB3DF4"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CRITERION_PRIOR,          // 车优先级</w:t>
      </w:r>
    </w:p>
    <w:p w14:paraId="6E747A3A"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CRITERION_MIN_COST,       // 经济运行</w:t>
      </w:r>
    </w:p>
    <w:p w14:paraId="0581F2F1"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CRITERION_MAX_POWER,      // 最大需求</w:t>
      </w:r>
    </w:p>
    <w:p w14:paraId="6551C25E"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CRITERION_EQU_SANITY,     // 均衡健康度</w:t>
      </w:r>
    </w:p>
    <w:p w14:paraId="0C9A808B"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xml:space="preserve">    CRITERION_LMT_CAPACITY,   // </w:t>
      </w:r>
      <w:proofErr w:type="gramStart"/>
      <w:r w:rsidRPr="009B239B">
        <w:rPr>
          <w:rFonts w:ascii="微软雅黑" w:eastAsia="微软雅黑" w:hAnsi="微软雅黑"/>
          <w:i/>
          <w:iCs/>
          <w:sz w:val="11"/>
          <w:szCs w:val="11"/>
        </w:rPr>
        <w:t>单铜排</w:t>
      </w:r>
      <w:proofErr w:type="gramEnd"/>
      <w:r w:rsidRPr="009B239B">
        <w:rPr>
          <w:rFonts w:ascii="微软雅黑" w:eastAsia="微软雅黑" w:hAnsi="微软雅黑"/>
          <w:i/>
          <w:iCs/>
          <w:sz w:val="11"/>
          <w:szCs w:val="11"/>
        </w:rPr>
        <w:t>限电流容量</w:t>
      </w:r>
    </w:p>
    <w:p w14:paraId="1E4219A8" w14:textId="77777777"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rPr>
          <w:rFonts w:ascii="微软雅黑" w:eastAsia="微软雅黑" w:hAnsi="微软雅黑"/>
          <w:i/>
          <w:iCs/>
          <w:sz w:val="11"/>
          <w:szCs w:val="11"/>
        </w:rPr>
      </w:pPr>
      <w:r w:rsidRPr="009B239B">
        <w:rPr>
          <w:rFonts w:ascii="微软雅黑" w:eastAsia="微软雅黑" w:hAnsi="微软雅黑"/>
          <w:i/>
          <w:iCs/>
          <w:sz w:val="11"/>
          <w:szCs w:val="11"/>
        </w:rPr>
        <w:t>    CRITERION_MAX_EFFICIENCY, // 模块效率</w:t>
      </w:r>
    </w:p>
    <w:p w14:paraId="2E25BC62" w14:textId="0DBFFEA4" w:rsidR="009B239B" w:rsidRPr="009B239B" w:rsidRDefault="009B239B" w:rsidP="009B239B">
      <w:pPr>
        <w:pBdr>
          <w:top w:val="single" w:sz="12" w:space="1" w:color="auto"/>
          <w:left w:val="single" w:sz="12" w:space="4" w:color="auto"/>
          <w:bottom w:val="single" w:sz="12" w:space="1" w:color="auto"/>
          <w:right w:val="single" w:sz="12" w:space="4" w:color="auto"/>
        </w:pBdr>
        <w:ind w:firstLine="420"/>
        <w:jc w:val="left"/>
      </w:pPr>
      <w:r w:rsidRPr="009B239B">
        <w:rPr>
          <w:rFonts w:ascii="微软雅黑" w:eastAsia="微软雅黑" w:hAnsi="微软雅黑"/>
          <w:i/>
          <w:iCs/>
          <w:sz w:val="11"/>
          <w:szCs w:val="11"/>
        </w:rPr>
        <w:t>} CRITERION;</w:t>
      </w:r>
    </w:p>
    <w:p w14:paraId="3D93B86C" w14:textId="5488DA41" w:rsidR="009B239B" w:rsidRPr="00EF6A13" w:rsidRDefault="009B239B" w:rsidP="009B239B">
      <w:r>
        <w:rPr>
          <w:rFonts w:hint="eastAsia"/>
        </w:rPr>
        <w:t>在程序中，分配策略为以上考虑维度的逻辑组合结果。</w:t>
      </w:r>
    </w:p>
    <w:p w14:paraId="250C10FB" w14:textId="00A153FE" w:rsidR="000228AA" w:rsidRPr="00491696" w:rsidRDefault="000228AA" w:rsidP="000228AA">
      <w:pPr>
        <w:pStyle w:val="Heading3"/>
        <w:ind w:right="210"/>
        <w:rPr>
          <w:sz w:val="28"/>
          <w:szCs w:val="28"/>
        </w:rPr>
      </w:pPr>
      <w:bookmarkStart w:id="71" w:name="_Toc209380768"/>
      <w:r w:rsidRPr="00491696">
        <w:rPr>
          <w:rFonts w:hint="eastAsia"/>
          <w:sz w:val="28"/>
          <w:szCs w:val="28"/>
        </w:rPr>
        <w:t>5</w:t>
      </w:r>
      <w:r w:rsidRPr="00491696">
        <w:rPr>
          <w:sz w:val="28"/>
          <w:szCs w:val="28"/>
        </w:rPr>
        <w:t xml:space="preserve">.3.4 </w:t>
      </w:r>
      <w:r w:rsidR="00A85DF6" w:rsidRPr="00491696">
        <w:rPr>
          <w:rFonts w:hint="eastAsia"/>
          <w:sz w:val="28"/>
          <w:szCs w:val="28"/>
        </w:rPr>
        <w:t xml:space="preserve"> </w:t>
      </w:r>
      <w:r w:rsidR="008A1BF1" w:rsidRPr="00491696">
        <w:rPr>
          <w:rFonts w:hint="eastAsia"/>
          <w:sz w:val="28"/>
          <w:szCs w:val="28"/>
        </w:rPr>
        <w:t>调试可视</w:t>
      </w:r>
      <w:r w:rsidRPr="00491696">
        <w:rPr>
          <w:rFonts w:hint="eastAsia"/>
          <w:sz w:val="28"/>
          <w:szCs w:val="28"/>
        </w:rPr>
        <w:t>/</w:t>
      </w:r>
      <w:r w:rsidRPr="00491696">
        <w:rPr>
          <w:sz w:val="28"/>
          <w:szCs w:val="28"/>
        </w:rPr>
        <w:t>FR04_</w:t>
      </w:r>
      <w:r w:rsidR="00571727" w:rsidRPr="00491696">
        <w:rPr>
          <w:rFonts w:hint="eastAsia"/>
          <w:sz w:val="28"/>
          <w:szCs w:val="28"/>
        </w:rPr>
        <w:t>Vislize_Dbg</w:t>
      </w:r>
      <w:bookmarkEnd w:id="71"/>
    </w:p>
    <w:p w14:paraId="06EC7D86" w14:textId="7C283B64" w:rsidR="004330EA" w:rsidRDefault="004330EA" w:rsidP="004330EA">
      <w:r>
        <w:t>​</w:t>
      </w:r>
      <w:r>
        <w:tab/>
      </w:r>
      <w:r w:rsidRPr="00204A26">
        <w:rPr>
          <w:rFonts w:ascii="微软雅黑" w:eastAsia="微软雅黑" w:hAnsi="微软雅黑" w:hint="eastAsia"/>
          <w:bCs/>
          <w:color w:val="000000" w:themeColor="text1"/>
          <w:sz w:val="28"/>
          <w:szCs w:val="28"/>
        </w:rPr>
        <w:t>■</w:t>
      </w:r>
      <w:r w:rsidRPr="004330EA">
        <w:rPr>
          <w:rFonts w:hint="eastAsia"/>
          <w:b/>
          <w:bCs/>
        </w:rPr>
        <w:t>数据采集与发送（</w:t>
      </w:r>
      <w:r>
        <w:rPr>
          <w:rFonts w:hint="eastAsia"/>
          <w:b/>
          <w:bCs/>
        </w:rPr>
        <w:t>PCU</w:t>
      </w:r>
      <w:r w:rsidRPr="004330EA">
        <w:rPr>
          <w:rFonts w:hint="eastAsia"/>
          <w:b/>
          <w:bCs/>
        </w:rPr>
        <w:t>目标端）</w:t>
      </w:r>
      <w:r w:rsidRPr="004330EA">
        <w:rPr>
          <w:b/>
          <w:bCs/>
        </w:rPr>
        <w:t>​​</w:t>
      </w:r>
      <w:r w:rsidRPr="004330EA">
        <w:rPr>
          <w:rFonts w:ascii="宋体" w:hAnsi="宋体" w:cs="宋体" w:hint="eastAsia"/>
          <w:b/>
          <w:bCs/>
        </w:rPr>
        <w:t>：</w:t>
      </w:r>
    </w:p>
    <w:p w14:paraId="6534624E" w14:textId="554FD5C1" w:rsidR="004330EA" w:rsidRDefault="004330EA" w:rsidP="004330EA">
      <w:pPr>
        <w:ind w:left="840"/>
      </w:pPr>
      <w:r>
        <w:rPr>
          <w:rFonts w:hint="eastAsia"/>
        </w:rPr>
        <w:t>●在</w:t>
      </w:r>
      <w:r>
        <w:rPr>
          <w:rFonts w:hint="eastAsia"/>
        </w:rPr>
        <w:t>RTT</w:t>
      </w:r>
      <w:r>
        <w:rPr>
          <w:rFonts w:hint="eastAsia"/>
        </w:rPr>
        <w:t>机制中开通一个特殊通道（如</w:t>
      </w:r>
      <w:r>
        <w:rPr>
          <w:rFonts w:hint="eastAsia"/>
        </w:rPr>
        <w:t>terminal01</w:t>
      </w:r>
      <w:r>
        <w:rPr>
          <w:rFonts w:hint="eastAsia"/>
        </w:rPr>
        <w:t>），不与</w:t>
      </w:r>
      <w:r>
        <w:rPr>
          <w:rFonts w:hint="eastAsia"/>
        </w:rPr>
        <w:t>PCU</w:t>
      </w:r>
      <w:r>
        <w:rPr>
          <w:rFonts w:hint="eastAsia"/>
        </w:rPr>
        <w:t>程序正常</w:t>
      </w:r>
      <w:proofErr w:type="spellStart"/>
      <w:r>
        <w:rPr>
          <w:rFonts w:hint="eastAsia"/>
        </w:rPr>
        <w:t>printf</w:t>
      </w:r>
      <w:proofErr w:type="spellEnd"/>
      <w:r>
        <w:rPr>
          <w:rFonts w:hint="eastAsia"/>
        </w:rPr>
        <w:t>定向打印冲突。</w:t>
      </w:r>
    </w:p>
    <w:p w14:paraId="39983953" w14:textId="6C75F3CC" w:rsidR="004330EA" w:rsidRDefault="004330EA" w:rsidP="004330EA">
      <w:pPr>
        <w:ind w:left="840"/>
      </w:pPr>
      <w:r>
        <w:rPr>
          <w:rFonts w:hint="eastAsia"/>
        </w:rPr>
        <w:t>●在功率分配系统的不同关键时刻（如功率分配算法执行后、设备状态更新时）调用</w:t>
      </w:r>
      <w:r>
        <w:rPr>
          <w:rFonts w:hint="eastAsia"/>
        </w:rPr>
        <w:t>RTT API</w:t>
      </w:r>
      <w:r>
        <w:rPr>
          <w:rFonts w:hint="eastAsia"/>
        </w:rPr>
        <w:t>（如</w:t>
      </w:r>
      <w:r>
        <w:rPr>
          <w:rFonts w:hint="eastAsia"/>
        </w:rPr>
        <w:t xml:space="preserve"> </w:t>
      </w:r>
      <w:proofErr w:type="spellStart"/>
      <w:r>
        <w:rPr>
          <w:rFonts w:hint="eastAsia"/>
        </w:rPr>
        <w:t>SEGGER_RTT_Write</w:t>
      </w:r>
      <w:proofErr w:type="spellEnd"/>
      <w:r>
        <w:rPr>
          <w:rFonts w:hint="eastAsia"/>
        </w:rPr>
        <w:t>）打印数据或刷新图形到终端。</w:t>
      </w:r>
    </w:p>
    <w:p w14:paraId="5370C35D" w14:textId="7F879BCB" w:rsidR="004330EA" w:rsidRDefault="004330EA" w:rsidP="004330EA">
      <w:pPr>
        <w:ind w:left="840"/>
      </w:pPr>
      <w:r>
        <w:rPr>
          <w:rFonts w:hint="eastAsia"/>
        </w:rPr>
        <w:t>●对于</w:t>
      </w:r>
      <w:r>
        <w:rPr>
          <w:rFonts w:hint="eastAsia"/>
        </w:rPr>
        <w:t>CCU</w:t>
      </w:r>
      <w:r>
        <w:rPr>
          <w:rFonts w:hint="eastAsia"/>
        </w:rPr>
        <w:t>桩侧功率需求的异步事件，采用非阻塞模式写入以避免影响系统实时性（目前</w:t>
      </w:r>
      <w:r>
        <w:rPr>
          <w:rFonts w:hint="eastAsia"/>
        </w:rPr>
        <w:t>demo</w:t>
      </w:r>
      <w:proofErr w:type="gramStart"/>
      <w:r>
        <w:rPr>
          <w:rFonts w:hint="eastAsia"/>
        </w:rPr>
        <w:t>暂采用</w:t>
      </w:r>
      <w:proofErr w:type="gramEnd"/>
      <w:r>
        <w:rPr>
          <w:rFonts w:hint="eastAsia"/>
        </w:rPr>
        <w:t>CLI</w:t>
      </w:r>
      <w:r>
        <w:rPr>
          <w:rFonts w:hint="eastAsia"/>
        </w:rPr>
        <w:t>模拟</w:t>
      </w:r>
      <w:r>
        <w:rPr>
          <w:rFonts w:hint="eastAsia"/>
        </w:rPr>
        <w:t>CCU</w:t>
      </w:r>
      <w:r>
        <w:rPr>
          <w:rFonts w:hint="eastAsia"/>
        </w:rPr>
        <w:t>来车）。</w:t>
      </w:r>
    </w:p>
    <w:p w14:paraId="2803977C" w14:textId="7BF8B056" w:rsidR="004330EA" w:rsidRDefault="004330EA" w:rsidP="004330EA">
      <w:r>
        <w:t>​</w:t>
      </w:r>
      <w:r>
        <w:tab/>
      </w:r>
      <w:r w:rsidRPr="00204A26">
        <w:rPr>
          <w:rFonts w:ascii="微软雅黑" w:eastAsia="微软雅黑" w:hAnsi="微软雅黑" w:hint="eastAsia"/>
          <w:bCs/>
          <w:color w:val="000000" w:themeColor="text1"/>
          <w:sz w:val="28"/>
          <w:szCs w:val="28"/>
        </w:rPr>
        <w:t>■</w:t>
      </w:r>
      <w:r w:rsidRPr="004330EA">
        <w:rPr>
          <w:rFonts w:hint="eastAsia"/>
          <w:b/>
          <w:bCs/>
        </w:rPr>
        <w:t>数据接收与解析（主机端）</w:t>
      </w:r>
      <w:r w:rsidRPr="004330EA">
        <w:rPr>
          <w:b/>
          <w:bCs/>
        </w:rPr>
        <w:t>​​</w:t>
      </w:r>
      <w:r w:rsidRPr="004330EA">
        <w:rPr>
          <w:rFonts w:ascii="宋体" w:hAnsi="宋体" w:cs="宋体" w:hint="eastAsia"/>
          <w:b/>
          <w:bCs/>
        </w:rPr>
        <w:t>：</w:t>
      </w:r>
    </w:p>
    <w:p w14:paraId="581553D6" w14:textId="19ECCD56" w:rsidR="004330EA" w:rsidRDefault="004330EA" w:rsidP="004330EA">
      <w:pPr>
        <w:ind w:left="420" w:firstLine="420"/>
      </w:pPr>
      <w:r>
        <w:rPr>
          <w:rFonts w:hint="eastAsia"/>
        </w:rPr>
        <w:t>●使用</w:t>
      </w:r>
      <w:r>
        <w:t xml:space="preserve"> ​J-Link RTT Viewer</w:t>
      </w:r>
      <w:r>
        <w:rPr>
          <w:rFonts w:hint="eastAsia"/>
        </w:rPr>
        <w:t>、配套脚本或自定义主机软件连接目标系统，读取</w:t>
      </w:r>
      <w:r>
        <w:t>RTT</w:t>
      </w:r>
      <w:r>
        <w:rPr>
          <w:rFonts w:hint="eastAsia"/>
        </w:rPr>
        <w:t>打印数据。</w:t>
      </w:r>
    </w:p>
    <w:p w14:paraId="453E25FD" w14:textId="0EC02283" w:rsidR="004330EA" w:rsidRDefault="004330EA" w:rsidP="004330EA">
      <w:r>
        <w:t>​</w:t>
      </w:r>
      <w:r>
        <w:tab/>
      </w:r>
      <w:r>
        <w:tab/>
      </w:r>
      <w:r>
        <w:rPr>
          <w:rFonts w:hint="eastAsia"/>
        </w:rPr>
        <w:t>双向交互实现</w:t>
      </w:r>
      <w:r>
        <w:t>​</w:t>
      </w:r>
      <w:r>
        <w:rPr>
          <w:rFonts w:ascii="宋体" w:hAnsi="宋体" w:cs="宋体" w:hint="eastAsia"/>
        </w:rPr>
        <w:t>：</w:t>
      </w:r>
    </w:p>
    <w:p w14:paraId="16228D99" w14:textId="0AA4D585" w:rsidR="000228AA" w:rsidRDefault="004330EA" w:rsidP="004330EA">
      <w:pPr>
        <w:ind w:left="840"/>
      </w:pPr>
      <w:r>
        <w:rPr>
          <w:rFonts w:hint="eastAsia"/>
        </w:rPr>
        <w:t>●主机端监听下行缓冲区，目标系统定期读取并解析来自主机的命令，执行相应的参数修改或控制操作。</w:t>
      </w:r>
    </w:p>
    <w:p w14:paraId="22DDC6AE" w14:textId="231E3AF7" w:rsidR="004330EA" w:rsidRPr="00B7719A" w:rsidRDefault="004330EA" w:rsidP="004330EA">
      <w:pPr>
        <w:ind w:firstLine="420"/>
        <w:rPr>
          <w:b/>
        </w:rPr>
      </w:pPr>
      <w:r w:rsidRPr="00B7719A">
        <w:rPr>
          <w:rFonts w:ascii="微软雅黑" w:eastAsia="微软雅黑" w:hAnsi="微软雅黑" w:hint="eastAsia"/>
          <w:b/>
          <w:color w:val="000000" w:themeColor="text1"/>
          <w:sz w:val="28"/>
          <w:szCs w:val="28"/>
        </w:rPr>
        <w:t>■</w:t>
      </w:r>
      <w:r w:rsidRPr="00B7719A">
        <w:rPr>
          <w:rFonts w:hint="eastAsia"/>
          <w:b/>
        </w:rPr>
        <w:t>双向交互实现</w:t>
      </w:r>
      <w:r w:rsidRPr="00B7719A">
        <w:rPr>
          <w:b/>
        </w:rPr>
        <w:t>​</w:t>
      </w:r>
      <w:r w:rsidRPr="00B7719A">
        <w:rPr>
          <w:rFonts w:ascii="宋体" w:hAnsi="宋体" w:cs="宋体" w:hint="eastAsia"/>
          <w:b/>
        </w:rPr>
        <w:t>：</w:t>
      </w:r>
    </w:p>
    <w:p w14:paraId="59E52240" w14:textId="6AA63956" w:rsidR="004330EA" w:rsidRDefault="004330EA" w:rsidP="004330EA">
      <w:pPr>
        <w:ind w:left="840"/>
      </w:pPr>
      <w:r>
        <w:rPr>
          <w:rFonts w:hint="eastAsia"/>
        </w:rPr>
        <w:t>●目标机端监听下行缓冲区，读取并解析来自主机的命令，执行相应的参数修改或控制操作。</w:t>
      </w:r>
    </w:p>
    <w:p w14:paraId="470E733E" w14:textId="58ACECDC" w:rsidR="004330EA" w:rsidRDefault="004330EA" w:rsidP="004330EA">
      <w:pPr>
        <w:ind w:left="840"/>
      </w:pPr>
      <w:r>
        <w:rPr>
          <w:rFonts w:hint="eastAsia"/>
        </w:rPr>
        <w:lastRenderedPageBreak/>
        <w:t xml:space="preserve">  </w:t>
      </w:r>
      <w:r>
        <w:rPr>
          <w:rFonts w:hint="eastAsia"/>
        </w:rPr>
        <w:t>目前</w:t>
      </w:r>
      <w:r>
        <w:rPr>
          <w:rFonts w:hint="eastAsia"/>
        </w:rPr>
        <w:t>demo</w:t>
      </w:r>
      <w:r>
        <w:rPr>
          <w:rFonts w:hint="eastAsia"/>
        </w:rPr>
        <w:t>由</w:t>
      </w:r>
      <w:r>
        <w:rPr>
          <w:rFonts w:hint="eastAsia"/>
        </w:rPr>
        <w:t>CLI</w:t>
      </w:r>
      <w:r>
        <w:rPr>
          <w:rFonts w:hint="eastAsia"/>
        </w:rPr>
        <w:t>命令行</w:t>
      </w:r>
      <w:proofErr w:type="gramStart"/>
      <w:r>
        <w:rPr>
          <w:rFonts w:hint="eastAsia"/>
        </w:rPr>
        <w:t>解析器</w:t>
      </w:r>
      <w:proofErr w:type="gramEnd"/>
      <w:r>
        <w:rPr>
          <w:rFonts w:hint="eastAsia"/>
        </w:rPr>
        <w:t>实现。在系统硬件条件未满足（比如工装输出功率无法匹配、无</w:t>
      </w:r>
      <w:r w:rsidR="00B7719A">
        <w:rPr>
          <w:rFonts w:hint="eastAsia"/>
        </w:rPr>
        <w:t>条件实现</w:t>
      </w:r>
      <w:r>
        <w:rPr>
          <w:rFonts w:hint="eastAsia"/>
        </w:rPr>
        <w:t>车辆充电）</w:t>
      </w:r>
      <w:r w:rsidR="00B7719A">
        <w:rPr>
          <w:rFonts w:hint="eastAsia"/>
        </w:rPr>
        <w:t>时可以由命令输入代替工况运行，验证软件工作逻辑是否正确。</w:t>
      </w:r>
    </w:p>
    <w:p w14:paraId="1A2DFF81" w14:textId="6F7EE8E8" w:rsidR="00B7719A" w:rsidRDefault="00B7719A" w:rsidP="004330EA">
      <w:pPr>
        <w:ind w:left="840"/>
      </w:pPr>
      <w:r>
        <w:rPr>
          <w:rFonts w:hint="eastAsia"/>
        </w:rPr>
        <w:t>●在系统运行期间，也可以借助可视化调试</w:t>
      </w:r>
      <w:proofErr w:type="gramStart"/>
      <w:r>
        <w:rPr>
          <w:rFonts w:hint="eastAsia"/>
        </w:rPr>
        <w:t>交互来</w:t>
      </w:r>
      <w:proofErr w:type="gramEnd"/>
      <w:r>
        <w:rPr>
          <w:rFonts w:hint="eastAsia"/>
        </w:rPr>
        <w:t>监视当前设备功率分配运行工况，辅助定位问题原因。</w:t>
      </w:r>
    </w:p>
    <w:p w14:paraId="75B0FE9F" w14:textId="61D31B2D" w:rsidR="00B7719A" w:rsidRDefault="00B7719A" w:rsidP="004330EA">
      <w:pPr>
        <w:ind w:left="840"/>
      </w:pPr>
      <w:r>
        <w:rPr>
          <w:rFonts w:hint="eastAsia"/>
        </w:rPr>
        <w:t>●在软件自测过程中可以通过主流终端软件（</w:t>
      </w:r>
      <w:proofErr w:type="spellStart"/>
      <w:r>
        <w:rPr>
          <w:rFonts w:hint="eastAsia"/>
        </w:rPr>
        <w:t>SecureCRT</w:t>
      </w:r>
      <w:proofErr w:type="spellEnd"/>
      <w:r>
        <w:rPr>
          <w:rFonts w:hint="eastAsia"/>
        </w:rPr>
        <w:t>、</w:t>
      </w:r>
      <w:proofErr w:type="spellStart"/>
      <w:r>
        <w:rPr>
          <w:rFonts w:hint="eastAsia"/>
        </w:rPr>
        <w:t>Moba</w:t>
      </w:r>
      <w:proofErr w:type="spellEnd"/>
      <w:r>
        <w:rPr>
          <w:rFonts w:hint="eastAsia"/>
        </w:rPr>
        <w:t xml:space="preserve"> </w:t>
      </w:r>
      <w:proofErr w:type="spellStart"/>
      <w:r>
        <w:rPr>
          <w:rFonts w:hint="eastAsia"/>
        </w:rPr>
        <w:t>Xterminal</w:t>
      </w:r>
      <w:proofErr w:type="spellEnd"/>
      <w:r>
        <w:rPr>
          <w:rFonts w:hint="eastAsia"/>
        </w:rPr>
        <w:t>、</w:t>
      </w:r>
      <w:proofErr w:type="spellStart"/>
      <w:r>
        <w:rPr>
          <w:rFonts w:hint="eastAsia"/>
        </w:rPr>
        <w:t>Xshell</w:t>
      </w:r>
      <w:proofErr w:type="spellEnd"/>
      <w:r>
        <w:rPr>
          <w:rFonts w:hint="eastAsia"/>
        </w:rPr>
        <w:t>）软件中集成的宏操作功能来通过命令输入实现准自动化测试。</w:t>
      </w:r>
    </w:p>
    <w:p w14:paraId="031D192C" w14:textId="7069B303" w:rsidR="00B7719A" w:rsidRPr="004330EA" w:rsidRDefault="00B7719A" w:rsidP="004330EA">
      <w:pPr>
        <w:ind w:left="840"/>
      </w:pPr>
      <w:r>
        <w:rPr>
          <w:rFonts w:hint="eastAsia"/>
        </w:rPr>
        <w:t>交互视图如下所示：</w:t>
      </w:r>
    </w:p>
    <w:p w14:paraId="6A464295" w14:textId="6FE9FD1F" w:rsidR="00BF55C5" w:rsidRPr="000228AA" w:rsidRDefault="004F4786" w:rsidP="004F4786">
      <w:pPr>
        <w:jc w:val="right"/>
      </w:pPr>
      <w:r>
        <w:rPr>
          <w:noProof/>
        </w:rPr>
        <w:drawing>
          <wp:inline distT="0" distB="0" distL="0" distR="0" wp14:anchorId="7EA07C7A" wp14:editId="65687504">
            <wp:extent cx="5250788" cy="7585075"/>
            <wp:effectExtent l="0" t="0" r="7620" b="0"/>
            <wp:docPr id="47579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6260" name=""/>
                    <pic:cNvPicPr/>
                  </pic:nvPicPr>
                  <pic:blipFill>
                    <a:blip r:embed="rId23"/>
                    <a:stretch>
                      <a:fillRect/>
                    </a:stretch>
                  </pic:blipFill>
                  <pic:spPr>
                    <a:xfrm>
                      <a:off x="0" y="0"/>
                      <a:ext cx="5283494" cy="7632320"/>
                    </a:xfrm>
                    <a:prstGeom prst="rect">
                      <a:avLst/>
                    </a:prstGeom>
                  </pic:spPr>
                </pic:pic>
              </a:graphicData>
            </a:graphic>
          </wp:inline>
        </w:drawing>
      </w:r>
    </w:p>
    <w:p w14:paraId="469EE7FF" w14:textId="76865F83" w:rsidR="00104224" w:rsidRDefault="000228AA" w:rsidP="0032661F">
      <w:pPr>
        <w:pStyle w:val="Heading3"/>
        <w:ind w:right="210"/>
        <w:rPr>
          <w:sz w:val="28"/>
          <w:szCs w:val="28"/>
        </w:rPr>
      </w:pPr>
      <w:bookmarkStart w:id="72" w:name="_Toc209380769"/>
      <w:r w:rsidRPr="00491696">
        <w:rPr>
          <w:rFonts w:ascii="Cambria" w:hAnsi="Cambria"/>
          <w:sz w:val="28"/>
          <w:szCs w:val="28"/>
        </w:rPr>
        <w:lastRenderedPageBreak/>
        <w:t>5.3.5</w:t>
      </w:r>
      <w:r w:rsidR="0032661F" w:rsidRPr="00491696">
        <w:rPr>
          <w:rFonts w:ascii="Cambria" w:hAnsi="Cambria"/>
          <w:sz w:val="28"/>
          <w:szCs w:val="28"/>
        </w:rPr>
        <w:t xml:space="preserve"> </w:t>
      </w:r>
      <w:r w:rsidR="00491696" w:rsidRPr="00491696">
        <w:rPr>
          <w:rFonts w:ascii="Cambria" w:hAnsi="Cambria" w:hint="eastAsia"/>
          <w:sz w:val="28"/>
          <w:szCs w:val="28"/>
        </w:rPr>
        <w:t>可追溯日志</w:t>
      </w:r>
      <w:r w:rsidRPr="00491696">
        <w:rPr>
          <w:rFonts w:hint="eastAsia"/>
          <w:sz w:val="28"/>
          <w:szCs w:val="28"/>
        </w:rPr>
        <w:t>/</w:t>
      </w:r>
      <w:r w:rsidR="00491696" w:rsidRPr="00491696">
        <w:rPr>
          <w:sz w:val="28"/>
          <w:szCs w:val="28"/>
        </w:rPr>
        <w:t xml:space="preserve"> FR05_</w:t>
      </w:r>
      <w:r w:rsidR="00491696" w:rsidRPr="00491696">
        <w:rPr>
          <w:rFonts w:hint="eastAsia"/>
          <w:sz w:val="28"/>
          <w:szCs w:val="28"/>
        </w:rPr>
        <w:t>TracableLog</w:t>
      </w:r>
      <w:bookmarkEnd w:id="72"/>
    </w:p>
    <w:p w14:paraId="532FF106" w14:textId="359830AE" w:rsidR="00491696" w:rsidRPr="00491696" w:rsidRDefault="00491696" w:rsidP="00491696">
      <w:r>
        <w:rPr>
          <w:rFonts w:ascii="Cambria" w:hAnsi="Cambria"/>
          <w:b/>
          <w:bCs/>
          <w:sz w:val="28"/>
          <w:szCs w:val="28"/>
        </w:rPr>
        <w:tab/>
      </w:r>
      <w:r>
        <w:rPr>
          <w:rFonts w:ascii="Cambria" w:hAnsi="Cambria" w:hint="eastAsia"/>
          <w:b/>
          <w:bCs/>
          <w:sz w:val="28"/>
          <w:szCs w:val="28"/>
        </w:rPr>
        <w:t>。。。</w:t>
      </w:r>
    </w:p>
    <w:p w14:paraId="64B14775" w14:textId="12AB8603" w:rsidR="00104224" w:rsidRDefault="006B1BB1" w:rsidP="00923C94">
      <w:pPr>
        <w:pStyle w:val="Heading1"/>
        <w:keepNext w:val="0"/>
        <w:keepLines w:val="0"/>
        <w:tabs>
          <w:tab w:val="num" w:pos="425"/>
        </w:tabs>
        <w:autoSpaceDE w:val="0"/>
        <w:autoSpaceDN w:val="0"/>
        <w:adjustRightInd w:val="0"/>
        <w:spacing w:beforeLines="0" w:afterLines="0" w:line="240" w:lineRule="auto"/>
        <w:jc w:val="left"/>
      </w:pPr>
      <w:bookmarkStart w:id="73" w:name="_Toc209380770"/>
      <w:r>
        <w:rPr>
          <w:rFonts w:hint="eastAsia"/>
        </w:rPr>
        <w:t>软件安全策略</w:t>
      </w:r>
      <w:bookmarkEnd w:id="73"/>
    </w:p>
    <w:p w14:paraId="3639FE21" w14:textId="7EF5B55A" w:rsidR="007C50C1" w:rsidRPr="007C50C1" w:rsidRDefault="007C50C1" w:rsidP="007C50C1">
      <w:r>
        <w:rPr>
          <w:rFonts w:hint="eastAsia"/>
        </w:rPr>
        <w:t>由于功率分配静态库担负</w:t>
      </w:r>
      <w:r>
        <w:rPr>
          <w:rFonts w:hint="eastAsia"/>
        </w:rPr>
        <w:t>PCU</w:t>
      </w:r>
      <w:r>
        <w:rPr>
          <w:rFonts w:hint="eastAsia"/>
        </w:rPr>
        <w:t>软件核心计算任务，一旦出现软件安全问题会导致整个软件无法正常使用，所以在软件设计时增加以下几个安全策略，确保静态库的健壮性。</w:t>
      </w:r>
    </w:p>
    <w:p w14:paraId="000F3E5B" w14:textId="23739B08" w:rsidR="00104224" w:rsidRDefault="00104224" w:rsidP="00923C94">
      <w:pPr>
        <w:pStyle w:val="Heading2"/>
      </w:pPr>
      <w:bookmarkStart w:id="74" w:name="_Toc209380771"/>
      <w:r>
        <w:rPr>
          <w:rFonts w:hint="eastAsia"/>
        </w:rPr>
        <w:t>6.1</w:t>
      </w:r>
      <w:r w:rsidR="009D1477">
        <w:rPr>
          <w:rFonts w:hint="eastAsia"/>
        </w:rPr>
        <w:t>统一管理外部变量</w:t>
      </w:r>
      <w:bookmarkEnd w:id="74"/>
    </w:p>
    <w:p w14:paraId="59C6C8B6" w14:textId="261B2688" w:rsidR="009D1477" w:rsidRPr="009D1477" w:rsidRDefault="00724EAE" w:rsidP="009D1477">
      <w:r w:rsidRPr="00204A26">
        <w:rPr>
          <w:rFonts w:ascii="微软雅黑" w:eastAsia="微软雅黑" w:hAnsi="微软雅黑" w:hint="eastAsia"/>
          <w:bCs/>
          <w:color w:val="000000" w:themeColor="text1"/>
          <w:sz w:val="28"/>
          <w:szCs w:val="28"/>
        </w:rPr>
        <w:t>■</w:t>
      </w:r>
      <w:r w:rsidR="009D1477" w:rsidRPr="009D1477">
        <w:rPr>
          <w:rFonts w:hint="eastAsia"/>
        </w:rPr>
        <w:t>静态库程序与外部工程程序间</w:t>
      </w:r>
      <w:r w:rsidR="00FC08D4">
        <w:rPr>
          <w:rFonts w:hint="eastAsia"/>
        </w:rPr>
        <w:t>只保留</w:t>
      </w:r>
      <w:r w:rsidR="009D1477" w:rsidRPr="009D1477">
        <w:rPr>
          <w:rFonts w:hint="eastAsia"/>
        </w:rPr>
        <w:t>一个注册函数统一管理接口（函数，数组，变量，指针等）</w:t>
      </w:r>
    </w:p>
    <w:p w14:paraId="3A0EDA64" w14:textId="77777777" w:rsidR="009D1477" w:rsidRPr="009D1477" w:rsidRDefault="009D1477" w:rsidP="009D1477">
      <w:r w:rsidRPr="009D1477">
        <w:tab/>
      </w:r>
      <w:r w:rsidRPr="009D1477">
        <w:rPr>
          <w:rFonts w:hint="eastAsia"/>
        </w:rPr>
        <w:t>这样做有如下优点：</w:t>
      </w:r>
    </w:p>
    <w:p w14:paraId="66DCF3DC" w14:textId="68C75AAF" w:rsidR="009D1477" w:rsidRPr="009D1477" w:rsidRDefault="009D1477" w:rsidP="009D1477">
      <w:pPr>
        <w:ind w:left="420"/>
      </w:pPr>
      <w:r w:rsidRPr="009D1477">
        <w:rPr>
          <w:rFonts w:hint="eastAsia"/>
          <w:b/>
          <w:bCs/>
        </w:rPr>
        <w:t>1.</w:t>
      </w:r>
      <w:r w:rsidRPr="009D1477">
        <w:rPr>
          <w:rFonts w:hint="eastAsia"/>
          <w:b/>
          <w:bCs/>
        </w:rPr>
        <w:tab/>
      </w:r>
      <w:r w:rsidRPr="009D1477">
        <w:rPr>
          <w:rFonts w:hint="eastAsia"/>
          <w:b/>
          <w:bCs/>
        </w:rPr>
        <w:t>避免</w:t>
      </w:r>
      <w:r w:rsidRPr="009D1477">
        <w:rPr>
          <w:rFonts w:hint="eastAsia"/>
          <w:b/>
          <w:bCs/>
        </w:rPr>
        <w:t xml:space="preserve"> extern </w:t>
      </w:r>
      <w:r w:rsidRPr="009D1477">
        <w:rPr>
          <w:rFonts w:hint="eastAsia"/>
          <w:b/>
          <w:bCs/>
        </w:rPr>
        <w:t>声明</w:t>
      </w:r>
      <w:r w:rsidRPr="009D1477">
        <w:rPr>
          <w:rFonts w:hint="eastAsia"/>
        </w:rPr>
        <w:t>：静态库和外部工程代码间无需知道对方符号的存在，通过名称查询即可，降低耦合，提高可维护性</w:t>
      </w:r>
      <w:r w:rsidR="00FC08D4">
        <w:rPr>
          <w:rFonts w:hint="eastAsia"/>
        </w:rPr>
        <w:t>，静态</w:t>
      </w:r>
      <w:proofErr w:type="gramStart"/>
      <w:r w:rsidR="00FC08D4">
        <w:rPr>
          <w:rFonts w:hint="eastAsia"/>
        </w:rPr>
        <w:t>库只是</w:t>
      </w:r>
      <w:proofErr w:type="gramEnd"/>
      <w:r w:rsidR="00FC08D4">
        <w:rPr>
          <w:rFonts w:hint="eastAsia"/>
        </w:rPr>
        <w:t>在自己作用域内拷贝了一个需要</w:t>
      </w:r>
      <w:r w:rsidR="00FC08D4">
        <w:rPr>
          <w:rFonts w:hint="eastAsia"/>
        </w:rPr>
        <w:t>extern</w:t>
      </w:r>
      <w:r w:rsidR="00FC08D4">
        <w:rPr>
          <w:rFonts w:hint="eastAsia"/>
        </w:rPr>
        <w:t>变量的指针引用副本</w:t>
      </w:r>
    </w:p>
    <w:p w14:paraId="45842E57" w14:textId="77777777" w:rsidR="009D1477" w:rsidRPr="009D1477" w:rsidRDefault="009D1477" w:rsidP="009D1477">
      <w:pPr>
        <w:ind w:left="420"/>
      </w:pPr>
      <w:r w:rsidRPr="009D1477">
        <w:rPr>
          <w:rFonts w:hint="eastAsia"/>
          <w:b/>
          <w:bCs/>
        </w:rPr>
        <w:t>2.</w:t>
      </w:r>
      <w:r w:rsidRPr="009D1477">
        <w:rPr>
          <w:rFonts w:hint="eastAsia"/>
          <w:b/>
          <w:bCs/>
        </w:rPr>
        <w:tab/>
      </w:r>
      <w:r w:rsidRPr="009D1477">
        <w:rPr>
          <w:rFonts w:hint="eastAsia"/>
          <w:b/>
          <w:bCs/>
        </w:rPr>
        <w:t>控制暴露范围</w:t>
      </w:r>
      <w:r w:rsidRPr="009D1477">
        <w:rPr>
          <w:rFonts w:hint="eastAsia"/>
        </w:rPr>
        <w:t>：只有通过</w:t>
      </w:r>
      <w:r w:rsidRPr="009D1477">
        <w:rPr>
          <w:rFonts w:hint="eastAsia"/>
        </w:rPr>
        <w:t xml:space="preserve"> EXPORT_COPYOUT_OF( ) </w:t>
      </w:r>
      <w:r w:rsidRPr="009D1477">
        <w:rPr>
          <w:rFonts w:hint="eastAsia"/>
        </w:rPr>
        <w:t>注册过的符号才能被静态库获取，注册的对象仍在各自作用域内，作用域范围不改变</w:t>
      </w:r>
    </w:p>
    <w:p w14:paraId="7AF29D43" w14:textId="77777777" w:rsidR="009D1477" w:rsidRPr="009D1477" w:rsidRDefault="009D1477" w:rsidP="009D1477">
      <w:pPr>
        <w:ind w:firstLine="420"/>
      </w:pPr>
      <w:r w:rsidRPr="009D1477">
        <w:rPr>
          <w:rFonts w:hint="eastAsia"/>
          <w:b/>
          <w:bCs/>
        </w:rPr>
        <w:t>3.</w:t>
      </w:r>
      <w:r w:rsidRPr="009D1477">
        <w:rPr>
          <w:rFonts w:hint="eastAsia"/>
          <w:b/>
          <w:bCs/>
        </w:rPr>
        <w:tab/>
      </w:r>
      <w:r w:rsidRPr="009D1477">
        <w:rPr>
          <w:rFonts w:hint="eastAsia"/>
          <w:b/>
          <w:bCs/>
        </w:rPr>
        <w:t>灵活性高</w:t>
      </w:r>
      <w:r w:rsidRPr="009D1477">
        <w:rPr>
          <w:rFonts w:hint="eastAsia"/>
        </w:rPr>
        <w:t>：符号名称是字符串，可动态查询（后续可根据配置文件决定需要哪些符号）</w:t>
      </w:r>
    </w:p>
    <w:p w14:paraId="4888157D" w14:textId="615A652F" w:rsidR="009D1477" w:rsidRPr="009D1477" w:rsidRDefault="009D1477" w:rsidP="009D1477">
      <w:pPr>
        <w:ind w:left="420"/>
      </w:pPr>
      <w:r w:rsidRPr="009D1477">
        <w:rPr>
          <w:rFonts w:hint="eastAsia"/>
          <w:b/>
          <w:bCs/>
        </w:rPr>
        <w:t>4.</w:t>
      </w:r>
      <w:r w:rsidRPr="009D1477">
        <w:rPr>
          <w:rFonts w:hint="eastAsia"/>
          <w:b/>
          <w:bCs/>
        </w:rPr>
        <w:tab/>
      </w:r>
      <w:r w:rsidRPr="009D1477">
        <w:rPr>
          <w:rFonts w:hint="eastAsia"/>
          <w:b/>
          <w:bCs/>
        </w:rPr>
        <w:t>可注册动态值</w:t>
      </w:r>
      <w:r w:rsidRPr="009D1477">
        <w:rPr>
          <w:rFonts w:hint="eastAsia"/>
        </w:rPr>
        <w:t>：通过</w:t>
      </w:r>
      <w:r w:rsidRPr="009D1477">
        <w:rPr>
          <w:rFonts w:hint="eastAsia"/>
        </w:rPr>
        <w:t>extern</w:t>
      </w:r>
      <w:r w:rsidRPr="009D1477">
        <w:rPr>
          <w:rFonts w:hint="eastAsia"/>
        </w:rPr>
        <w:t>声明方式只可以对编译期间的显式固定变量有效，一些软件运行后才进入生命周期的变量（比如通过</w:t>
      </w:r>
      <w:r w:rsidRPr="009D1477">
        <w:rPr>
          <w:rFonts w:hint="eastAsia"/>
        </w:rPr>
        <w:t>malloc</w:t>
      </w:r>
      <w:r w:rsidRPr="009D1477">
        <w:rPr>
          <w:rFonts w:hint="eastAsia"/>
        </w:rPr>
        <w:t>申请的地址</w:t>
      </w:r>
      <w:r>
        <w:rPr>
          <w:rFonts w:hint="eastAsia"/>
        </w:rPr>
        <w:t>、运行期间可变的回</w:t>
      </w:r>
      <w:proofErr w:type="gramStart"/>
      <w:r>
        <w:rPr>
          <w:rFonts w:hint="eastAsia"/>
        </w:rPr>
        <w:t>调函数</w:t>
      </w:r>
      <w:proofErr w:type="gramEnd"/>
      <w:r>
        <w:rPr>
          <w:rFonts w:hint="eastAsia"/>
        </w:rPr>
        <w:t>入口</w:t>
      </w:r>
      <w:r w:rsidRPr="009D1477">
        <w:rPr>
          <w:rFonts w:hint="eastAsia"/>
        </w:rPr>
        <w:t>）则可以通过注册函数管理</w:t>
      </w:r>
    </w:p>
    <w:p w14:paraId="27AD49E2" w14:textId="77777777" w:rsidR="009D1477" w:rsidRPr="009D1477" w:rsidRDefault="009D1477" w:rsidP="009D1477">
      <w:pPr>
        <w:ind w:left="420"/>
      </w:pPr>
      <w:r w:rsidRPr="009D1477">
        <w:rPr>
          <w:rFonts w:hint="eastAsia"/>
          <w:b/>
          <w:bCs/>
        </w:rPr>
        <w:t>5.</w:t>
      </w:r>
      <w:r w:rsidRPr="009D1477">
        <w:rPr>
          <w:rFonts w:hint="eastAsia"/>
          <w:b/>
          <w:bCs/>
        </w:rPr>
        <w:tab/>
      </w:r>
      <w:r w:rsidRPr="009D1477">
        <w:rPr>
          <w:rFonts w:hint="eastAsia"/>
          <w:b/>
          <w:bCs/>
        </w:rPr>
        <w:t>可多次调用</w:t>
      </w:r>
      <w:r w:rsidRPr="009D1477">
        <w:rPr>
          <w:rFonts w:hint="eastAsia"/>
        </w:rPr>
        <w:t>：通过</w:t>
      </w:r>
      <w:r w:rsidRPr="009D1477">
        <w:rPr>
          <w:rFonts w:hint="eastAsia"/>
        </w:rPr>
        <w:t>extern</w:t>
      </w:r>
      <w:r w:rsidRPr="009D1477">
        <w:rPr>
          <w:rFonts w:hint="eastAsia"/>
        </w:rPr>
        <w:t>声明方式只能在链接器链接时一次性生效，注册函数则可以反复调用，在合适的位置和时机将接口对象告知静态库</w:t>
      </w:r>
    </w:p>
    <w:p w14:paraId="0D5039D1" w14:textId="627F7757" w:rsidR="009D1477" w:rsidRPr="009D1477" w:rsidRDefault="00FC08D4" w:rsidP="00FC08D4">
      <w:pPr>
        <w:jc w:val="center"/>
      </w:pPr>
      <w:r>
        <w:rPr>
          <w:noProof/>
        </w:rPr>
        <w:lastRenderedPageBreak/>
        <w:drawing>
          <wp:inline distT="0" distB="0" distL="0" distR="0" wp14:anchorId="7833809D" wp14:editId="3AF35EBD">
            <wp:extent cx="3798707" cy="5752682"/>
            <wp:effectExtent l="0" t="0" r="0" b="635"/>
            <wp:docPr id="787146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4776" cy="5777017"/>
                    </a:xfrm>
                    <a:prstGeom prst="rect">
                      <a:avLst/>
                    </a:prstGeom>
                    <a:noFill/>
                    <a:ln>
                      <a:noFill/>
                    </a:ln>
                  </pic:spPr>
                </pic:pic>
              </a:graphicData>
            </a:graphic>
          </wp:inline>
        </w:drawing>
      </w:r>
    </w:p>
    <w:p w14:paraId="53450B35" w14:textId="4AC3CBF0" w:rsidR="00104224" w:rsidRDefault="00104224" w:rsidP="00923C94">
      <w:pPr>
        <w:pStyle w:val="Heading2"/>
      </w:pPr>
      <w:bookmarkStart w:id="75" w:name="_Toc209380772"/>
      <w:r>
        <w:rPr>
          <w:rFonts w:hint="eastAsia"/>
        </w:rPr>
        <w:t>6.2</w:t>
      </w:r>
      <w:r w:rsidR="00FC08D4">
        <w:rPr>
          <w:rFonts w:hint="eastAsia"/>
        </w:rPr>
        <w:t>专有</w:t>
      </w:r>
      <w:r w:rsidR="00FC08D4">
        <w:rPr>
          <w:rFonts w:hint="eastAsia"/>
        </w:rPr>
        <w:t>RAM</w:t>
      </w:r>
      <w:bookmarkEnd w:id="75"/>
    </w:p>
    <w:p w14:paraId="67007E91" w14:textId="0F44CEAC" w:rsidR="00CE6ED4" w:rsidRDefault="00724EAE" w:rsidP="0058502F">
      <w:pPr>
        <w:rPr>
          <w:rFonts w:ascii="Segoe UI Symbol" w:eastAsia="微软雅黑" w:hAnsi="Segoe UI Symbol" w:cs="Segoe UI Symbol"/>
          <w:bCs/>
          <w:color w:val="000000" w:themeColor="text1"/>
          <w:szCs w:val="21"/>
        </w:rPr>
      </w:pPr>
      <w:r w:rsidRPr="00204A26">
        <w:rPr>
          <w:rFonts w:ascii="微软雅黑" w:eastAsia="微软雅黑" w:hAnsi="微软雅黑" w:hint="eastAsia"/>
          <w:bCs/>
          <w:color w:val="000000" w:themeColor="text1"/>
          <w:sz w:val="28"/>
          <w:szCs w:val="28"/>
        </w:rPr>
        <w:t>■</w:t>
      </w:r>
      <w:r w:rsidR="00FC08D4" w:rsidRPr="00FC08D4">
        <w:rPr>
          <w:rFonts w:hint="eastAsia"/>
        </w:rPr>
        <w:t>在</w:t>
      </w:r>
      <w:r w:rsidR="00FC08D4" w:rsidRPr="00FC08D4">
        <w:rPr>
          <w:rFonts w:hint="eastAsia"/>
        </w:rPr>
        <w:t>IAR</w:t>
      </w:r>
      <w:r w:rsidR="00FC08D4" w:rsidRPr="00FC08D4">
        <w:rPr>
          <w:rFonts w:hint="eastAsia"/>
        </w:rPr>
        <w:t>编译环境下设置一</w:t>
      </w:r>
      <w:r w:rsidR="00FC08D4">
        <w:rPr>
          <w:rFonts w:hint="eastAsia"/>
        </w:rPr>
        <w:t>块</w:t>
      </w:r>
      <w:r w:rsidR="00FC08D4" w:rsidRPr="00FC08D4">
        <w:rPr>
          <w:rFonts w:hint="eastAsia"/>
        </w:rPr>
        <w:t>专有</w:t>
      </w:r>
      <w:r w:rsidR="00FC08D4" w:rsidRPr="00FC08D4">
        <w:rPr>
          <w:rFonts w:hint="eastAsia"/>
        </w:rPr>
        <w:t>RAM</w:t>
      </w:r>
      <w:r w:rsidR="00FC08D4" w:rsidRPr="00FC08D4">
        <w:rPr>
          <w:rFonts w:hint="eastAsia"/>
        </w:rPr>
        <w:t>区域给功率分配</w:t>
      </w:r>
      <w:r w:rsidR="00FC08D4">
        <w:rPr>
          <w:rFonts w:hint="eastAsia"/>
        </w:rPr>
        <w:t>静态库</w:t>
      </w:r>
      <w:r w:rsidR="00FC08D4" w:rsidRPr="00FC08D4">
        <w:rPr>
          <w:rFonts w:hint="eastAsia"/>
        </w:rPr>
        <w:t>，</w:t>
      </w:r>
      <w:r w:rsidR="00FC08D4">
        <w:rPr>
          <w:rFonts w:hint="eastAsia"/>
        </w:rPr>
        <w:t>与</w:t>
      </w:r>
      <w:r w:rsidR="00FC08D4">
        <w:rPr>
          <w:rFonts w:hint="eastAsia"/>
        </w:rPr>
        <w:t>PCU</w:t>
      </w:r>
      <w:r w:rsidR="00FC08D4" w:rsidRPr="00FC08D4">
        <w:rPr>
          <w:rFonts w:hint="eastAsia"/>
        </w:rPr>
        <w:t>程序使用的</w:t>
      </w:r>
      <w:r w:rsidR="00FC08D4" w:rsidRPr="00FC08D4">
        <w:rPr>
          <w:rFonts w:hint="eastAsia"/>
        </w:rPr>
        <w:t>RAM</w:t>
      </w:r>
      <w:r w:rsidR="00FC08D4" w:rsidRPr="00FC08D4">
        <w:rPr>
          <w:rFonts w:hint="eastAsia"/>
        </w:rPr>
        <w:t>区域隔离，在编译静态链接库的布局文件</w:t>
      </w:r>
      <w:r w:rsidR="00FC08D4" w:rsidRPr="00FC08D4">
        <w:rPr>
          <w:rFonts w:hint="eastAsia"/>
        </w:rPr>
        <w:t>.</w:t>
      </w:r>
      <w:proofErr w:type="spellStart"/>
      <w:r w:rsidR="00FC08D4" w:rsidRPr="00FC08D4">
        <w:rPr>
          <w:rFonts w:hint="eastAsia"/>
        </w:rPr>
        <w:t>icf</w:t>
      </w:r>
      <w:proofErr w:type="spellEnd"/>
      <w:r w:rsidR="00FC08D4" w:rsidRPr="00FC08D4">
        <w:rPr>
          <w:rFonts w:hint="eastAsia"/>
        </w:rPr>
        <w:t>中划定</w:t>
      </w:r>
      <w:proofErr w:type="gramStart"/>
      <w:r w:rsidR="005A4F4D">
        <w:rPr>
          <w:rFonts w:hint="eastAsia"/>
        </w:rPr>
        <w:t>一</w:t>
      </w:r>
      <w:proofErr w:type="gramEnd"/>
      <w:r w:rsidR="005A4F4D">
        <w:rPr>
          <w:rFonts w:hint="eastAsia"/>
        </w:rPr>
        <w:t>段地址，</w:t>
      </w:r>
      <w:r w:rsidR="005A4F4D">
        <w:rPr>
          <w:rFonts w:hint="eastAsia"/>
        </w:rPr>
        <w:t>0x20000000 ~ 0x200000000+512</w:t>
      </w:r>
      <w:r w:rsidR="005A4F4D">
        <w:rPr>
          <w:rFonts w:hint="eastAsia"/>
        </w:rPr>
        <w:t>用于</w:t>
      </w:r>
      <w:r w:rsidR="005A4F4D">
        <w:rPr>
          <w:rFonts w:hint="eastAsia"/>
        </w:rPr>
        <w:t>PDU</w:t>
      </w:r>
      <w:r w:rsidR="005A4F4D">
        <w:rPr>
          <w:rFonts w:hint="eastAsia"/>
        </w:rPr>
        <w:t>存放全局变量和静态变量；</w:t>
      </w:r>
      <w:r w:rsidR="005A4F4D">
        <w:rPr>
          <w:rFonts w:hint="eastAsia"/>
        </w:rPr>
        <w:t>0x20000000+512 ~ 0x20000000+512+4*1024</w:t>
      </w:r>
      <w:r w:rsidR="005A4F4D">
        <w:rPr>
          <w:rFonts w:hint="eastAsia"/>
        </w:rPr>
        <w:t>为</w:t>
      </w:r>
      <w:r w:rsidR="005A4F4D">
        <w:rPr>
          <w:rFonts w:hint="eastAsia"/>
        </w:rPr>
        <w:t>PDU</w:t>
      </w:r>
      <w:r w:rsidR="005A4F4D">
        <w:rPr>
          <w:rFonts w:hint="eastAsia"/>
        </w:rPr>
        <w:t>的“</w:t>
      </w:r>
      <w:r w:rsidR="005A4F4D">
        <w:rPr>
          <w:rFonts w:hint="eastAsia"/>
        </w:rPr>
        <w:t>Heap</w:t>
      </w:r>
      <w:r w:rsidR="005A4F4D">
        <w:rPr>
          <w:rFonts w:hint="eastAsia"/>
        </w:rPr>
        <w:t>”，</w:t>
      </w:r>
      <w:r w:rsidR="00FD5AC4">
        <w:rPr>
          <w:rFonts w:hint="eastAsia"/>
        </w:rPr>
        <w:t>从连接器的角度来看这个</w:t>
      </w:r>
      <w:r w:rsidR="00FD5AC4">
        <w:rPr>
          <w:rFonts w:hint="eastAsia"/>
        </w:rPr>
        <w:t>Heap</w:t>
      </w:r>
      <w:r w:rsidR="00FD5AC4">
        <w:rPr>
          <w:rFonts w:hint="eastAsia"/>
        </w:rPr>
        <w:t>被一个</w:t>
      </w:r>
      <w:r w:rsidR="00FD5AC4">
        <w:rPr>
          <w:rFonts w:hint="eastAsia"/>
        </w:rPr>
        <w:t>4K</w:t>
      </w:r>
      <w:r w:rsidR="00FD5AC4">
        <w:rPr>
          <w:rFonts w:hint="eastAsia"/>
        </w:rPr>
        <w:t>的</w:t>
      </w:r>
      <w:r w:rsidR="00FD5AC4">
        <w:rPr>
          <w:rFonts w:hint="eastAsia"/>
        </w:rPr>
        <w:t>uint8_t</w:t>
      </w:r>
      <w:r w:rsidR="00FD5AC4">
        <w:rPr>
          <w:rFonts w:hint="eastAsia"/>
        </w:rPr>
        <w:t>数组塞满。</w:t>
      </w:r>
      <w:r w:rsidR="005A4F4D">
        <w:rPr>
          <w:rFonts w:hint="eastAsia"/>
        </w:rPr>
        <w:t>用于存放</w:t>
      </w:r>
      <w:proofErr w:type="spellStart"/>
      <w:r w:rsidR="005A4F4D" w:rsidRPr="005A4F4D">
        <w:t>gpNodesArray</w:t>
      </w:r>
      <w:proofErr w:type="spellEnd"/>
      <w:r w:rsidR="005A4F4D">
        <w:rPr>
          <w:rFonts w:hint="eastAsia"/>
        </w:rPr>
        <w:t>、</w:t>
      </w:r>
      <w:proofErr w:type="spellStart"/>
      <w:r w:rsidR="005A4F4D" w:rsidRPr="005A4F4D">
        <w:t>gpPlugsArray</w:t>
      </w:r>
      <w:proofErr w:type="spellEnd"/>
      <w:r w:rsidR="005A4F4D">
        <w:rPr>
          <w:rFonts w:hint="eastAsia"/>
        </w:rPr>
        <w:t>、</w:t>
      </w:r>
      <w:proofErr w:type="spellStart"/>
      <w:r w:rsidR="005A4F4D" w:rsidRPr="005A4F4D">
        <w:t>gpContactorsArray</w:t>
      </w:r>
      <w:proofErr w:type="spellEnd"/>
      <w:r w:rsidR="005A4F4D">
        <w:rPr>
          <w:rFonts w:hint="eastAsia"/>
        </w:rPr>
        <w:t>三个弹性数组。</w:t>
      </w:r>
      <w:r w:rsidR="00FD5AC4">
        <w:rPr>
          <w:rFonts w:hint="eastAsia"/>
        </w:rPr>
        <w:t>这样也方便实现静态类聚（</w:t>
      </w:r>
      <w:r w:rsidR="00FD5AC4">
        <w:rPr>
          <w:rFonts w:hint="eastAsia"/>
        </w:rPr>
        <w:t>Static Clustering</w:t>
      </w:r>
      <w:r w:rsidR="00FD5AC4">
        <w:rPr>
          <w:rFonts w:hint="eastAsia"/>
        </w:rPr>
        <w:t>），即</w:t>
      </w:r>
      <w:r w:rsidR="00491696">
        <w:rPr>
          <w:rFonts w:hint="eastAsia"/>
        </w:rPr>
        <w:t>有利于连接器</w:t>
      </w:r>
      <w:r w:rsidR="00FD5AC4">
        <w:rPr>
          <w:rFonts w:hint="eastAsia"/>
        </w:rPr>
        <w:t>将同一模块的全局和静态变量分配到内存相邻地址，减少内存访问开销。</w:t>
      </w:r>
    </w:p>
    <w:p w14:paraId="545D8D8A" w14:textId="3C7B733B" w:rsidR="00AB2C79" w:rsidRDefault="00CE6ED4" w:rsidP="00CE6ED4">
      <w:pPr>
        <w:ind w:left="420" w:firstLine="420"/>
        <w:jc w:val="center"/>
        <w:rPr>
          <w:rFonts w:ascii="Segoe UI Symbol" w:eastAsia="微软雅黑" w:hAnsi="Segoe UI Symbol" w:cs="Segoe UI Symbol"/>
          <w:bCs/>
          <w:color w:val="000000" w:themeColor="text1"/>
          <w:szCs w:val="21"/>
        </w:rPr>
      </w:pPr>
      <w:r>
        <w:rPr>
          <w:noProof/>
        </w:rPr>
        <w:lastRenderedPageBreak/>
        <w:drawing>
          <wp:inline distT="0" distB="0" distL="0" distR="0" wp14:anchorId="7F8A20B3" wp14:editId="1C417EB6">
            <wp:extent cx="3495729" cy="2848707"/>
            <wp:effectExtent l="0" t="0" r="0" b="0"/>
            <wp:docPr id="549436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566" cy="2862427"/>
                    </a:xfrm>
                    <a:prstGeom prst="rect">
                      <a:avLst/>
                    </a:prstGeom>
                    <a:noFill/>
                    <a:ln>
                      <a:noFill/>
                    </a:ln>
                  </pic:spPr>
                </pic:pic>
              </a:graphicData>
            </a:graphic>
          </wp:inline>
        </w:drawing>
      </w:r>
    </w:p>
    <w:p w14:paraId="575368A6" w14:textId="77777777" w:rsidR="00CE6ED4" w:rsidRPr="00E0717E" w:rsidRDefault="00CE6ED4" w:rsidP="00CE6ED4">
      <w:pPr>
        <w:ind w:left="420" w:firstLine="420"/>
        <w:jc w:val="center"/>
        <w:rPr>
          <w:rFonts w:ascii="Segoe UI Symbol" w:eastAsia="微软雅黑" w:hAnsi="Segoe UI Symbol" w:cs="Segoe UI Symbol"/>
          <w:bCs/>
          <w:color w:val="000000" w:themeColor="text1"/>
          <w:szCs w:val="21"/>
        </w:rPr>
      </w:pPr>
    </w:p>
    <w:p w14:paraId="240BBF1A" w14:textId="77777777" w:rsidR="00AB2C79" w:rsidRDefault="00AB2C79" w:rsidP="00AB2C79">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52EEDA0E"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Maple Mono ExtraBold" w:eastAsia="微软雅黑" w:hAnsi="Maple Mono ExtraBold"/>
          <w:sz w:val="13"/>
          <w:szCs w:val="13"/>
        </w:rPr>
        <w:t xml:space="preserve">    </w:t>
      </w:r>
      <w:r w:rsidRPr="00DC32F0">
        <w:rPr>
          <w:rFonts w:ascii="Adobe 繁黑體 Std B" w:eastAsia="Adobe 繁黑體 Std B" w:hAnsi="Adobe 繁黑體 Std B"/>
          <w:sz w:val="11"/>
          <w:szCs w:val="11"/>
        </w:rPr>
        <w:t>define symbol __</w:t>
      </w:r>
      <w:proofErr w:type="spellStart"/>
      <w:r w:rsidRPr="00DC32F0">
        <w:rPr>
          <w:rFonts w:ascii="Adobe 繁黑體 Std B" w:eastAsia="Adobe 繁黑體 Std B" w:hAnsi="Adobe 繁黑體 Std B"/>
          <w:sz w:val="11"/>
          <w:szCs w:val="11"/>
        </w:rPr>
        <w:t>ICFEDIT_region_CUSTOM_RAM_start</w:t>
      </w:r>
      <w:proofErr w:type="spellEnd"/>
      <w:r w:rsidRPr="00DC32F0">
        <w:rPr>
          <w:rFonts w:ascii="Adobe 繁黑體 Std B" w:eastAsia="Adobe 繁黑體 Std B" w:hAnsi="Adobe 繁黑體 Std B"/>
          <w:sz w:val="11"/>
          <w:szCs w:val="11"/>
        </w:rPr>
        <w:t>__ = 0x20000000;</w:t>
      </w:r>
    </w:p>
    <w:p w14:paraId="3030283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ICFEDIT_region_CUSTOM_RAM_length</w:t>
      </w:r>
      <w:proofErr w:type="spellEnd"/>
      <w:r w:rsidRPr="00DC32F0">
        <w:rPr>
          <w:rFonts w:ascii="Adobe 繁黑體 Std B" w:eastAsia="Adobe 繁黑體 Std B" w:hAnsi="Adobe 繁黑體 Std B"/>
          <w:sz w:val="11"/>
          <w:szCs w:val="11"/>
        </w:rPr>
        <w:t>__ = 0x000000200; // 512 B</w:t>
      </w:r>
    </w:p>
    <w:p w14:paraId="58D1B725" w14:textId="316759A6"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ICFEDIT_region_CUSTOM_HEAP_length</w:t>
      </w:r>
      <w:proofErr w:type="spellEnd"/>
      <w:r w:rsidRPr="00DC32F0">
        <w:rPr>
          <w:rFonts w:ascii="Adobe 繁黑體 Std B" w:eastAsia="Adobe 繁黑體 Std B" w:hAnsi="Adobe 繁黑體 Std B"/>
          <w:sz w:val="11"/>
          <w:szCs w:val="11"/>
        </w:rPr>
        <w:t>__ = 0x00001000; // 4kB</w:t>
      </w:r>
    </w:p>
    <w:p w14:paraId="006BE528"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ICFEDIT_region_ROM_start</w:t>
      </w:r>
      <w:proofErr w:type="spellEnd"/>
      <w:r w:rsidRPr="00DC32F0">
        <w:rPr>
          <w:rFonts w:ascii="Adobe 繁黑體 Std B" w:eastAsia="Adobe 繁黑體 Std B" w:hAnsi="Adobe 繁黑體 Std B"/>
          <w:sz w:val="11"/>
          <w:szCs w:val="11"/>
        </w:rPr>
        <w:t xml:space="preserve">__    = 0x08000000;  </w:t>
      </w:r>
    </w:p>
    <w:p w14:paraId="0CB5B04E" w14:textId="3512E852"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ICFEDIT_region_ROM_end</w:t>
      </w:r>
      <w:proofErr w:type="spellEnd"/>
      <w:r w:rsidRPr="00DC32F0">
        <w:rPr>
          <w:rFonts w:ascii="Adobe 繁黑體 Std B" w:eastAsia="Adobe 繁黑體 Std B" w:hAnsi="Adobe 繁黑體 Std B"/>
          <w:sz w:val="11"/>
          <w:szCs w:val="11"/>
        </w:rPr>
        <w:t xml:space="preserve">__      = 0x080FFFFF;      </w:t>
      </w:r>
    </w:p>
    <w:p w14:paraId="313945A7"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__ICFEDIT_region_RAM_start__    = __</w:t>
      </w:r>
      <w:proofErr w:type="spellStart"/>
      <w:r w:rsidRPr="00DC32F0">
        <w:rPr>
          <w:rFonts w:ascii="Adobe 繁黑體 Std B" w:eastAsia="Adobe 繁黑體 Std B" w:hAnsi="Adobe 繁黑體 Std B"/>
          <w:sz w:val="11"/>
          <w:szCs w:val="11"/>
        </w:rPr>
        <w:t>ICFEDIT_region_CUSTOM_RAM_start</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ICFEDIT_region_CUSTOM_RAM_length</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ICFEDIT_region_CUSTOM_HEAP_length</w:t>
      </w:r>
      <w:proofErr w:type="spellEnd"/>
      <w:r w:rsidRPr="00DC32F0">
        <w:rPr>
          <w:rFonts w:ascii="Adobe 繁黑體 Std B" w:eastAsia="Adobe 繁黑體 Std B" w:hAnsi="Adobe 繁黑體 Std B"/>
          <w:sz w:val="11"/>
          <w:szCs w:val="11"/>
        </w:rPr>
        <w:t xml:space="preserve">__;  </w:t>
      </w:r>
    </w:p>
    <w:p w14:paraId="7CEBBDD9" w14:textId="4F4C58A0"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ICFEDIT_region_RAM_end</w:t>
      </w:r>
      <w:proofErr w:type="spellEnd"/>
      <w:r w:rsidRPr="00DC32F0">
        <w:rPr>
          <w:rFonts w:ascii="Adobe 繁黑體 Std B" w:eastAsia="Adobe 繁黑體 Std B" w:hAnsi="Adobe 繁黑體 Std B"/>
          <w:sz w:val="11"/>
          <w:szCs w:val="11"/>
        </w:rPr>
        <w:t xml:space="preserve">__      = 0x2001FFFF;      </w:t>
      </w:r>
    </w:p>
    <w:p w14:paraId="7ADF2856"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ICFEDIT_region_CCM_start</w:t>
      </w:r>
      <w:proofErr w:type="spellEnd"/>
      <w:r w:rsidRPr="00DC32F0">
        <w:rPr>
          <w:rFonts w:ascii="Adobe 繁黑體 Std B" w:eastAsia="Adobe 繁黑體 Std B" w:hAnsi="Adobe 繁黑體 Std B"/>
          <w:sz w:val="11"/>
          <w:szCs w:val="11"/>
        </w:rPr>
        <w:t xml:space="preserve">__    = 0x10000000;  </w:t>
      </w:r>
    </w:p>
    <w:p w14:paraId="698CA420" w14:textId="3EF0C06D"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ICFEDIT_region_CCM_end</w:t>
      </w:r>
      <w:proofErr w:type="spellEnd"/>
      <w:r w:rsidRPr="00DC32F0">
        <w:rPr>
          <w:rFonts w:ascii="Adobe 繁黑體 Std B" w:eastAsia="Adobe 繁黑體 Std B" w:hAnsi="Adobe 繁黑體 Std B"/>
          <w:sz w:val="11"/>
          <w:szCs w:val="11"/>
        </w:rPr>
        <w:t xml:space="preserve">__      = 0x1000FFFF;      </w:t>
      </w:r>
    </w:p>
    <w:p w14:paraId="53814D18"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ICFEDIT_size_cstack</w:t>
      </w:r>
      <w:proofErr w:type="spellEnd"/>
      <w:r w:rsidRPr="00DC32F0">
        <w:rPr>
          <w:rFonts w:ascii="Adobe 繁黑體 Std B" w:eastAsia="Adobe 繁黑體 Std B" w:hAnsi="Adobe 繁黑體 Std B"/>
          <w:sz w:val="11"/>
          <w:szCs w:val="11"/>
        </w:rPr>
        <w:t xml:space="preserve">__         = 0x1000;  </w:t>
      </w:r>
    </w:p>
    <w:p w14:paraId="22777A05"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ICFEDIT_size_heap</w:t>
      </w:r>
      <w:proofErr w:type="spellEnd"/>
      <w:r w:rsidRPr="00DC32F0">
        <w:rPr>
          <w:rFonts w:ascii="Adobe 繁黑體 Std B" w:eastAsia="Adobe 繁黑體 Std B" w:hAnsi="Adobe 繁黑體 Std B"/>
          <w:sz w:val="11"/>
          <w:szCs w:val="11"/>
        </w:rPr>
        <w:t xml:space="preserve">__           = 0x2000;  </w:t>
      </w:r>
    </w:p>
    <w:p w14:paraId="5C90E5A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ICFEDIT_size_ccm_heap</w:t>
      </w:r>
      <w:proofErr w:type="spellEnd"/>
      <w:r w:rsidRPr="00DC32F0">
        <w:rPr>
          <w:rFonts w:ascii="Adobe 繁黑體 Std B" w:eastAsia="Adobe 繁黑體 Std B" w:hAnsi="Adobe 繁黑體 Std B"/>
          <w:sz w:val="11"/>
          <w:szCs w:val="11"/>
        </w:rPr>
        <w:t xml:space="preserve">__       = 0x800;   </w:t>
      </w:r>
    </w:p>
    <w:p w14:paraId="3DC7680D"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p>
    <w:p w14:paraId="25EF8487"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p>
    <w:p w14:paraId="70BC05A8"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PDU_CORE_RAM_start</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ICFEDIT_region_CUSTOM_RAM_start</w:t>
      </w:r>
      <w:proofErr w:type="spellEnd"/>
      <w:r w:rsidRPr="00DC32F0">
        <w:rPr>
          <w:rFonts w:ascii="Adobe 繁黑體 Std B" w:eastAsia="Adobe 繁黑體 Std B" w:hAnsi="Adobe 繁黑體 Std B"/>
          <w:sz w:val="11"/>
          <w:szCs w:val="11"/>
        </w:rPr>
        <w:t>__;</w:t>
      </w:r>
    </w:p>
    <w:p w14:paraId="7831FD55"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PDU_CORE_RAM_end</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ICFEDIT_region_CUSTOM_RAM_start</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ICFEDIT_region_CUSTOM_RAM_length</w:t>
      </w:r>
      <w:proofErr w:type="spellEnd"/>
      <w:r w:rsidRPr="00DC32F0">
        <w:rPr>
          <w:rFonts w:ascii="Adobe 繁黑體 Std B" w:eastAsia="Adobe 繁黑體 Std B" w:hAnsi="Adobe 繁黑體 Std B"/>
          <w:sz w:val="11"/>
          <w:szCs w:val="11"/>
        </w:rPr>
        <w:t>__;</w:t>
      </w:r>
    </w:p>
    <w:p w14:paraId="30D0971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PDU_CORE_RAM_size</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ICFEDIT_region_CUSTOM_RAM_length</w:t>
      </w:r>
      <w:proofErr w:type="spellEnd"/>
      <w:r w:rsidRPr="00DC32F0">
        <w:rPr>
          <w:rFonts w:ascii="Adobe 繁黑體 Std B" w:eastAsia="Adobe 繁黑體 Std B" w:hAnsi="Adobe 繁黑體 Std B"/>
          <w:sz w:val="11"/>
          <w:szCs w:val="11"/>
        </w:rPr>
        <w:t>__;</w:t>
      </w:r>
    </w:p>
    <w:p w14:paraId="4D415F3E"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PDU_CORE_HEAP_start</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PDU_CORE_RAM_end</w:t>
      </w:r>
      <w:proofErr w:type="spellEnd"/>
      <w:r w:rsidRPr="00DC32F0">
        <w:rPr>
          <w:rFonts w:ascii="Adobe 繁黑體 Std B" w:eastAsia="Adobe 繁黑體 Std B" w:hAnsi="Adobe 繁黑體 Std B"/>
          <w:sz w:val="11"/>
          <w:szCs w:val="11"/>
        </w:rPr>
        <w:t>__;</w:t>
      </w:r>
    </w:p>
    <w:p w14:paraId="5FEF9A1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PDU_CORE_HEAP_end</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PDU_CORE_HEAP_start</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ICFEDIT_region_CUSTOM_HEAP_length</w:t>
      </w:r>
      <w:proofErr w:type="spellEnd"/>
      <w:r w:rsidRPr="00DC32F0">
        <w:rPr>
          <w:rFonts w:ascii="Adobe 繁黑體 Std B" w:eastAsia="Adobe 繁黑體 Std B" w:hAnsi="Adobe 繁黑體 Std B"/>
          <w:sz w:val="11"/>
          <w:szCs w:val="11"/>
        </w:rPr>
        <w:t>__;</w:t>
      </w:r>
    </w:p>
    <w:p w14:paraId="08426740" w14:textId="6357DB36"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w:t>
      </w:r>
      <w:proofErr w:type="spellStart"/>
      <w:r w:rsidRPr="00DC32F0">
        <w:rPr>
          <w:rFonts w:ascii="Adobe 繁黑體 Std B" w:eastAsia="Adobe 繁黑體 Std B" w:hAnsi="Adobe 繁黑體 Std B"/>
          <w:sz w:val="11"/>
          <w:szCs w:val="11"/>
        </w:rPr>
        <w:t>PDU_CORE_HEAP_size</w:t>
      </w:r>
      <w:proofErr w:type="spellEnd"/>
      <w:r w:rsidRPr="00DC32F0">
        <w:rPr>
          <w:rFonts w:ascii="Adobe 繁黑體 Std B" w:eastAsia="Adobe 繁黑體 Std B" w:hAnsi="Adobe 繁黑體 Std B"/>
          <w:sz w:val="11"/>
          <w:szCs w:val="11"/>
        </w:rPr>
        <w:t>__ = __</w:t>
      </w:r>
      <w:proofErr w:type="spellStart"/>
      <w:r w:rsidRPr="00DC32F0">
        <w:rPr>
          <w:rFonts w:ascii="Adobe 繁黑體 Std B" w:eastAsia="Adobe 繁黑體 Std B" w:hAnsi="Adobe 繁黑體 Std B"/>
          <w:sz w:val="11"/>
          <w:szCs w:val="11"/>
        </w:rPr>
        <w:t>ICFEDIT_region_CUSTOM_HEAP_length</w:t>
      </w:r>
      <w:proofErr w:type="spellEnd"/>
      <w:r w:rsidRPr="00DC32F0">
        <w:rPr>
          <w:rFonts w:ascii="Adobe 繁黑體 Std B" w:eastAsia="Adobe 繁黑體 Std B" w:hAnsi="Adobe 繁黑體 Std B"/>
          <w:sz w:val="11"/>
          <w:szCs w:val="11"/>
        </w:rPr>
        <w:t>__;</w:t>
      </w:r>
    </w:p>
    <w:p w14:paraId="767FB486"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memory mem with size = 4G;</w:t>
      </w:r>
    </w:p>
    <w:p w14:paraId="1C3D7450"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region </w:t>
      </w:r>
      <w:proofErr w:type="spellStart"/>
      <w:r w:rsidRPr="00DC32F0">
        <w:rPr>
          <w:rFonts w:ascii="Adobe 繁黑體 Std B" w:eastAsia="Adobe 繁黑體 Std B" w:hAnsi="Adobe 繁黑體 Std B"/>
          <w:sz w:val="11"/>
          <w:szCs w:val="11"/>
        </w:rPr>
        <w:t>ROM_region</w:t>
      </w:r>
      <w:proofErr w:type="spellEnd"/>
      <w:r w:rsidRPr="00DC32F0">
        <w:rPr>
          <w:rFonts w:ascii="Adobe 繁黑體 Std B" w:eastAsia="Adobe 繁黑體 Std B" w:hAnsi="Adobe 繁黑體 Std B"/>
          <w:sz w:val="11"/>
          <w:szCs w:val="11"/>
        </w:rPr>
        <w:t xml:space="preserve">   = </w:t>
      </w:r>
      <w:proofErr w:type="gramStart"/>
      <w:r w:rsidRPr="00DC32F0">
        <w:rPr>
          <w:rFonts w:ascii="Adobe 繁黑體 Std B" w:eastAsia="Adobe 繁黑體 Std B" w:hAnsi="Adobe 繁黑體 Std B"/>
          <w:sz w:val="11"/>
          <w:szCs w:val="11"/>
        </w:rPr>
        <w:t>mem:[</w:t>
      </w:r>
      <w:proofErr w:type="gramEnd"/>
      <w:r w:rsidRPr="00DC32F0">
        <w:rPr>
          <w:rFonts w:ascii="Adobe 繁黑體 Std B" w:eastAsia="Adobe 繁黑體 Std B" w:hAnsi="Adobe 繁黑體 Std B"/>
          <w:sz w:val="11"/>
          <w:szCs w:val="11"/>
        </w:rPr>
        <w:t>from __</w:t>
      </w:r>
      <w:proofErr w:type="spellStart"/>
      <w:r w:rsidRPr="00DC32F0">
        <w:rPr>
          <w:rFonts w:ascii="Adobe 繁黑體 Std B" w:eastAsia="Adobe 繁黑體 Std B" w:hAnsi="Adobe 繁黑體 Std B"/>
          <w:sz w:val="11"/>
          <w:szCs w:val="11"/>
        </w:rPr>
        <w:t>ICFEDIT_region_ROM_start</w:t>
      </w:r>
      <w:proofErr w:type="spellEnd"/>
      <w:r w:rsidRPr="00DC32F0">
        <w:rPr>
          <w:rFonts w:ascii="Adobe 繁黑體 Std B" w:eastAsia="Adobe 繁黑體 Std B" w:hAnsi="Adobe 繁黑體 Std B"/>
          <w:sz w:val="11"/>
          <w:szCs w:val="11"/>
        </w:rPr>
        <w:t>__ to __</w:t>
      </w:r>
      <w:proofErr w:type="spellStart"/>
      <w:r w:rsidRPr="00DC32F0">
        <w:rPr>
          <w:rFonts w:ascii="Adobe 繁黑體 Std B" w:eastAsia="Adobe 繁黑體 Std B" w:hAnsi="Adobe 繁黑體 Std B"/>
          <w:sz w:val="11"/>
          <w:szCs w:val="11"/>
        </w:rPr>
        <w:t>ICFEDIT_region_ROM_end</w:t>
      </w:r>
      <w:proofErr w:type="spellEnd"/>
      <w:r w:rsidRPr="00DC32F0">
        <w:rPr>
          <w:rFonts w:ascii="Adobe 繁黑體 Std B" w:eastAsia="Adobe 繁黑體 Std B" w:hAnsi="Adobe 繁黑體 Std B"/>
          <w:sz w:val="11"/>
          <w:szCs w:val="11"/>
        </w:rPr>
        <w:t>__];</w:t>
      </w:r>
    </w:p>
    <w:p w14:paraId="7CA3EFCF"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region </w:t>
      </w:r>
      <w:proofErr w:type="spellStart"/>
      <w:r w:rsidRPr="00DC32F0">
        <w:rPr>
          <w:rFonts w:ascii="Adobe 繁黑體 Std B" w:eastAsia="Adobe 繁黑體 Std B" w:hAnsi="Adobe 繁黑體 Std B"/>
          <w:sz w:val="11"/>
          <w:szCs w:val="11"/>
        </w:rPr>
        <w:t>RAM_region</w:t>
      </w:r>
      <w:proofErr w:type="spellEnd"/>
      <w:r w:rsidRPr="00DC32F0">
        <w:rPr>
          <w:rFonts w:ascii="Adobe 繁黑體 Std B" w:eastAsia="Adobe 繁黑體 Std B" w:hAnsi="Adobe 繁黑體 Std B"/>
          <w:sz w:val="11"/>
          <w:szCs w:val="11"/>
        </w:rPr>
        <w:t xml:space="preserve">   = </w:t>
      </w:r>
      <w:proofErr w:type="gramStart"/>
      <w:r w:rsidRPr="00DC32F0">
        <w:rPr>
          <w:rFonts w:ascii="Adobe 繁黑體 Std B" w:eastAsia="Adobe 繁黑體 Std B" w:hAnsi="Adobe 繁黑體 Std B"/>
          <w:sz w:val="11"/>
          <w:szCs w:val="11"/>
        </w:rPr>
        <w:t>mem:[</w:t>
      </w:r>
      <w:proofErr w:type="gramEnd"/>
      <w:r w:rsidRPr="00DC32F0">
        <w:rPr>
          <w:rFonts w:ascii="Adobe 繁黑體 Std B" w:eastAsia="Adobe 繁黑體 Std B" w:hAnsi="Adobe 繁黑體 Std B"/>
          <w:sz w:val="11"/>
          <w:szCs w:val="11"/>
        </w:rPr>
        <w:t>from __ICFEDIT_region_RAM_start__ to __</w:t>
      </w:r>
      <w:proofErr w:type="spellStart"/>
      <w:r w:rsidRPr="00DC32F0">
        <w:rPr>
          <w:rFonts w:ascii="Adobe 繁黑體 Std B" w:eastAsia="Adobe 繁黑體 Std B" w:hAnsi="Adobe 繁黑體 Std B"/>
          <w:sz w:val="11"/>
          <w:szCs w:val="11"/>
        </w:rPr>
        <w:t>ICFEDIT_region_RAM_end</w:t>
      </w:r>
      <w:proofErr w:type="spellEnd"/>
      <w:r w:rsidRPr="00DC32F0">
        <w:rPr>
          <w:rFonts w:ascii="Adobe 繁黑體 Std B" w:eastAsia="Adobe 繁黑體 Std B" w:hAnsi="Adobe 繁黑體 Std B"/>
          <w:sz w:val="11"/>
          <w:szCs w:val="11"/>
        </w:rPr>
        <w:t>__];</w:t>
      </w:r>
    </w:p>
    <w:p w14:paraId="3833D4BB"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region </w:t>
      </w:r>
      <w:proofErr w:type="spellStart"/>
      <w:r w:rsidRPr="00DC32F0">
        <w:rPr>
          <w:rFonts w:ascii="Adobe 繁黑體 Std B" w:eastAsia="Adobe 繁黑體 Std B" w:hAnsi="Adobe 繁黑體 Std B"/>
          <w:sz w:val="11"/>
          <w:szCs w:val="11"/>
        </w:rPr>
        <w:t>CCM_region</w:t>
      </w:r>
      <w:proofErr w:type="spellEnd"/>
      <w:r w:rsidRPr="00DC32F0">
        <w:rPr>
          <w:rFonts w:ascii="Adobe 繁黑體 Std B" w:eastAsia="Adobe 繁黑體 Std B" w:hAnsi="Adobe 繁黑體 Std B"/>
          <w:sz w:val="11"/>
          <w:szCs w:val="11"/>
        </w:rPr>
        <w:t xml:space="preserve">   = </w:t>
      </w:r>
      <w:proofErr w:type="gramStart"/>
      <w:r w:rsidRPr="00DC32F0">
        <w:rPr>
          <w:rFonts w:ascii="Adobe 繁黑體 Std B" w:eastAsia="Adobe 繁黑體 Std B" w:hAnsi="Adobe 繁黑體 Std B"/>
          <w:sz w:val="11"/>
          <w:szCs w:val="11"/>
        </w:rPr>
        <w:t>mem:[</w:t>
      </w:r>
      <w:proofErr w:type="gramEnd"/>
      <w:r w:rsidRPr="00DC32F0">
        <w:rPr>
          <w:rFonts w:ascii="Adobe 繁黑體 Std B" w:eastAsia="Adobe 繁黑體 Std B" w:hAnsi="Adobe 繁黑體 Std B"/>
          <w:sz w:val="11"/>
          <w:szCs w:val="11"/>
        </w:rPr>
        <w:t>from __</w:t>
      </w:r>
      <w:proofErr w:type="spellStart"/>
      <w:r w:rsidRPr="00DC32F0">
        <w:rPr>
          <w:rFonts w:ascii="Adobe 繁黑體 Std B" w:eastAsia="Adobe 繁黑體 Std B" w:hAnsi="Adobe 繁黑體 Std B"/>
          <w:sz w:val="11"/>
          <w:szCs w:val="11"/>
        </w:rPr>
        <w:t>ICFEDIT_region_CCM_start</w:t>
      </w:r>
      <w:proofErr w:type="spellEnd"/>
      <w:r w:rsidRPr="00DC32F0">
        <w:rPr>
          <w:rFonts w:ascii="Adobe 繁黑體 Std B" w:eastAsia="Adobe 繁黑體 Std B" w:hAnsi="Adobe 繁黑體 Std B"/>
          <w:sz w:val="11"/>
          <w:szCs w:val="11"/>
        </w:rPr>
        <w:t>__ to __</w:t>
      </w:r>
      <w:proofErr w:type="spellStart"/>
      <w:r w:rsidRPr="00DC32F0">
        <w:rPr>
          <w:rFonts w:ascii="Adobe 繁黑體 Std B" w:eastAsia="Adobe 繁黑體 Std B" w:hAnsi="Adobe 繁黑體 Std B"/>
          <w:sz w:val="11"/>
          <w:szCs w:val="11"/>
        </w:rPr>
        <w:t>ICFEDIT_region_CCM_end</w:t>
      </w:r>
      <w:proofErr w:type="spellEnd"/>
      <w:r w:rsidRPr="00DC32F0">
        <w:rPr>
          <w:rFonts w:ascii="Adobe 繁黑體 Std B" w:eastAsia="Adobe 繁黑體 Std B" w:hAnsi="Adobe 繁黑體 Std B"/>
          <w:sz w:val="11"/>
          <w:szCs w:val="11"/>
        </w:rPr>
        <w:t>__];</w:t>
      </w:r>
    </w:p>
    <w:p w14:paraId="3774DF94"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region </w:t>
      </w:r>
      <w:proofErr w:type="spellStart"/>
      <w:r w:rsidRPr="00DC32F0">
        <w:rPr>
          <w:rFonts w:ascii="Adobe 繁黑體 Std B" w:eastAsia="Adobe 繁黑體 Std B" w:hAnsi="Adobe 繁黑體 Std B"/>
          <w:sz w:val="11"/>
          <w:szCs w:val="11"/>
        </w:rPr>
        <w:t>PDU_CORE_RAM_region</w:t>
      </w:r>
      <w:proofErr w:type="spellEnd"/>
      <w:r w:rsidRPr="00DC32F0">
        <w:rPr>
          <w:rFonts w:ascii="Adobe 繁黑體 Std B" w:eastAsia="Adobe 繁黑體 Std B" w:hAnsi="Adobe 繁黑體 Std B"/>
          <w:sz w:val="11"/>
          <w:szCs w:val="11"/>
        </w:rPr>
        <w:t xml:space="preserve"> = </w:t>
      </w:r>
      <w:proofErr w:type="gramStart"/>
      <w:r w:rsidRPr="00DC32F0">
        <w:rPr>
          <w:rFonts w:ascii="Adobe 繁黑體 Std B" w:eastAsia="Adobe 繁黑體 Std B" w:hAnsi="Adobe 繁黑體 Std B"/>
          <w:sz w:val="11"/>
          <w:szCs w:val="11"/>
        </w:rPr>
        <w:t>mem:[</w:t>
      </w:r>
      <w:proofErr w:type="gramEnd"/>
      <w:r w:rsidRPr="00DC32F0">
        <w:rPr>
          <w:rFonts w:ascii="Adobe 繁黑體 Std B" w:eastAsia="Adobe 繁黑體 Std B" w:hAnsi="Adobe 繁黑體 Std B"/>
          <w:sz w:val="11"/>
          <w:szCs w:val="11"/>
        </w:rPr>
        <w:t>from __</w:t>
      </w:r>
      <w:proofErr w:type="spellStart"/>
      <w:r w:rsidRPr="00DC32F0">
        <w:rPr>
          <w:rFonts w:ascii="Adobe 繁黑體 Std B" w:eastAsia="Adobe 繁黑體 Std B" w:hAnsi="Adobe 繁黑體 Std B"/>
          <w:sz w:val="11"/>
          <w:szCs w:val="11"/>
        </w:rPr>
        <w:t>PDU_CORE_RAM_start</w:t>
      </w:r>
      <w:proofErr w:type="spellEnd"/>
      <w:r w:rsidRPr="00DC32F0">
        <w:rPr>
          <w:rFonts w:ascii="Adobe 繁黑體 Std B" w:eastAsia="Adobe 繁黑體 Std B" w:hAnsi="Adobe 繁黑體 Std B"/>
          <w:sz w:val="11"/>
          <w:szCs w:val="11"/>
        </w:rPr>
        <w:t>__ to __</w:t>
      </w:r>
      <w:proofErr w:type="spellStart"/>
      <w:r w:rsidRPr="00DC32F0">
        <w:rPr>
          <w:rFonts w:ascii="Adobe 繁黑體 Std B" w:eastAsia="Adobe 繁黑體 Std B" w:hAnsi="Adobe 繁黑體 Std B"/>
          <w:sz w:val="11"/>
          <w:szCs w:val="11"/>
        </w:rPr>
        <w:t>PDU_CORE_RAM_end</w:t>
      </w:r>
      <w:proofErr w:type="spellEnd"/>
      <w:r w:rsidRPr="00DC32F0">
        <w:rPr>
          <w:rFonts w:ascii="Adobe 繁黑體 Std B" w:eastAsia="Adobe 繁黑體 Std B" w:hAnsi="Adobe 繁黑體 Std B"/>
          <w:sz w:val="11"/>
          <w:szCs w:val="11"/>
        </w:rPr>
        <w:t>__];</w:t>
      </w:r>
    </w:p>
    <w:p w14:paraId="5C176775" w14:textId="6D1F42F0"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region </w:t>
      </w:r>
      <w:proofErr w:type="spellStart"/>
      <w:r w:rsidRPr="00DC32F0">
        <w:rPr>
          <w:rFonts w:ascii="Adobe 繁黑體 Std B" w:eastAsia="Adobe 繁黑體 Std B" w:hAnsi="Adobe 繁黑體 Std B"/>
          <w:sz w:val="11"/>
          <w:szCs w:val="11"/>
        </w:rPr>
        <w:t>PDU_CORE_HEAP_region</w:t>
      </w:r>
      <w:proofErr w:type="spellEnd"/>
      <w:r w:rsidRPr="00DC32F0">
        <w:rPr>
          <w:rFonts w:ascii="Adobe 繁黑體 Std B" w:eastAsia="Adobe 繁黑體 Std B" w:hAnsi="Adobe 繁黑體 Std B"/>
          <w:sz w:val="11"/>
          <w:szCs w:val="11"/>
        </w:rPr>
        <w:t xml:space="preserve"> = </w:t>
      </w:r>
      <w:proofErr w:type="gramStart"/>
      <w:r w:rsidRPr="00DC32F0">
        <w:rPr>
          <w:rFonts w:ascii="Adobe 繁黑體 Std B" w:eastAsia="Adobe 繁黑體 Std B" w:hAnsi="Adobe 繁黑體 Std B"/>
          <w:sz w:val="11"/>
          <w:szCs w:val="11"/>
        </w:rPr>
        <w:t>mem:[</w:t>
      </w:r>
      <w:proofErr w:type="gramEnd"/>
      <w:r w:rsidRPr="00DC32F0">
        <w:rPr>
          <w:rFonts w:ascii="Adobe 繁黑體 Std B" w:eastAsia="Adobe 繁黑體 Std B" w:hAnsi="Adobe 繁黑體 Std B"/>
          <w:sz w:val="11"/>
          <w:szCs w:val="11"/>
        </w:rPr>
        <w:t>from __</w:t>
      </w:r>
      <w:proofErr w:type="spellStart"/>
      <w:r w:rsidRPr="00DC32F0">
        <w:rPr>
          <w:rFonts w:ascii="Adobe 繁黑體 Std B" w:eastAsia="Adobe 繁黑體 Std B" w:hAnsi="Adobe 繁黑體 Std B"/>
          <w:sz w:val="11"/>
          <w:szCs w:val="11"/>
        </w:rPr>
        <w:t>PDU_CORE_HEAP_start</w:t>
      </w:r>
      <w:proofErr w:type="spellEnd"/>
      <w:r w:rsidRPr="00DC32F0">
        <w:rPr>
          <w:rFonts w:ascii="Adobe 繁黑體 Std B" w:eastAsia="Adobe 繁黑體 Std B" w:hAnsi="Adobe 繁黑體 Std B"/>
          <w:sz w:val="11"/>
          <w:szCs w:val="11"/>
        </w:rPr>
        <w:t>__ to __</w:t>
      </w:r>
      <w:proofErr w:type="spellStart"/>
      <w:r w:rsidRPr="00DC32F0">
        <w:rPr>
          <w:rFonts w:ascii="Adobe 繁黑體 Std B" w:eastAsia="Adobe 繁黑體 Std B" w:hAnsi="Adobe 繁黑體 Std B"/>
          <w:sz w:val="11"/>
          <w:szCs w:val="11"/>
        </w:rPr>
        <w:t>PDU_CORE_HEAP_end</w:t>
      </w:r>
      <w:proofErr w:type="spellEnd"/>
      <w:r w:rsidRPr="00DC32F0">
        <w:rPr>
          <w:rFonts w:ascii="Adobe 繁黑體 Std B" w:eastAsia="Adobe 繁黑體 Std B" w:hAnsi="Adobe 繁黑體 Std B"/>
          <w:sz w:val="11"/>
          <w:szCs w:val="11"/>
        </w:rPr>
        <w:t xml:space="preserve">__];   </w:t>
      </w:r>
    </w:p>
    <w:p w14:paraId="08E8D31E"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block CSTACK    with alignment = 8, size = __</w:t>
      </w:r>
      <w:proofErr w:type="spellStart"/>
      <w:r w:rsidRPr="00DC32F0">
        <w:rPr>
          <w:rFonts w:ascii="Adobe 繁黑體 Std B" w:eastAsia="Adobe 繁黑體 Std B" w:hAnsi="Adobe 繁黑體 Std B"/>
          <w:sz w:val="11"/>
          <w:szCs w:val="11"/>
        </w:rPr>
        <w:t>ICFEDIT_size_cstack</w:t>
      </w:r>
      <w:proofErr w:type="spellEnd"/>
      <w:r w:rsidRPr="00DC32F0">
        <w:rPr>
          <w:rFonts w:ascii="Adobe 繁黑體 Std B" w:eastAsia="Adobe 繁黑體 Std B" w:hAnsi="Adobe 繁黑體 Std B"/>
          <w:sz w:val="11"/>
          <w:szCs w:val="11"/>
        </w:rPr>
        <w:t>__</w:t>
      </w:r>
      <w:proofErr w:type="gramStart"/>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 xml:space="preserve"> }; </w:t>
      </w:r>
    </w:p>
    <w:p w14:paraId="66F7D0AE"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block HEAP      with alignment = 8, size = __</w:t>
      </w:r>
      <w:proofErr w:type="spellStart"/>
      <w:r w:rsidRPr="00DC32F0">
        <w:rPr>
          <w:rFonts w:ascii="Adobe 繁黑體 Std B" w:eastAsia="Adobe 繁黑體 Std B" w:hAnsi="Adobe 繁黑體 Std B"/>
          <w:sz w:val="11"/>
          <w:szCs w:val="11"/>
        </w:rPr>
        <w:t>ICFEDIT_size_heap</w:t>
      </w:r>
      <w:proofErr w:type="spellEnd"/>
      <w:r w:rsidRPr="00DC32F0">
        <w:rPr>
          <w:rFonts w:ascii="Adobe 繁黑體 Std B" w:eastAsia="Adobe 繁黑體 Std B" w:hAnsi="Adobe 繁黑體 Std B"/>
          <w:sz w:val="11"/>
          <w:szCs w:val="11"/>
        </w:rPr>
        <w:t xml:space="preserve">__  </w:t>
      </w:r>
      <w:proofErr w:type="gramStart"/>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 xml:space="preserve"> }; </w:t>
      </w:r>
    </w:p>
    <w:p w14:paraId="4C0D988C"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block CCM_</w:t>
      </w:r>
      <w:proofErr w:type="gramStart"/>
      <w:r w:rsidRPr="00DC32F0">
        <w:rPr>
          <w:rFonts w:ascii="Adobe 繁黑體 Std B" w:eastAsia="Adobe 繁黑體 Std B" w:hAnsi="Adobe 繁黑體 Std B"/>
          <w:sz w:val="11"/>
          <w:szCs w:val="11"/>
        </w:rPr>
        <w:t>HEAP  with</w:t>
      </w:r>
      <w:proofErr w:type="gramEnd"/>
      <w:r w:rsidRPr="00DC32F0">
        <w:rPr>
          <w:rFonts w:ascii="Adobe 繁黑體 Std B" w:eastAsia="Adobe 繁黑體 Std B" w:hAnsi="Adobe 繁黑體 Std B"/>
          <w:sz w:val="11"/>
          <w:szCs w:val="11"/>
        </w:rPr>
        <w:t xml:space="preserve"> alignment = 8, size = __</w:t>
      </w:r>
      <w:proofErr w:type="spellStart"/>
      <w:r w:rsidRPr="00DC32F0">
        <w:rPr>
          <w:rFonts w:ascii="Adobe 繁黑體 Std B" w:eastAsia="Adobe 繁黑體 Std B" w:hAnsi="Adobe 繁黑體 Std B"/>
          <w:sz w:val="11"/>
          <w:szCs w:val="11"/>
        </w:rPr>
        <w:t>ICFEDIT_size_ccm_heap</w:t>
      </w:r>
      <w:proofErr w:type="spellEnd"/>
      <w:r w:rsidRPr="00DC32F0">
        <w:rPr>
          <w:rFonts w:ascii="Adobe 繁黑體 Std B" w:eastAsia="Adobe 繁黑體 Std B" w:hAnsi="Adobe 繁黑體 Std B"/>
          <w:sz w:val="11"/>
          <w:szCs w:val="11"/>
        </w:rPr>
        <w:t xml:space="preserve">__ </w:t>
      </w:r>
      <w:proofErr w:type="gramStart"/>
      <w:r w:rsidRPr="00DC32F0">
        <w:rPr>
          <w:rFonts w:ascii="Adobe 繁黑體 Std B" w:eastAsia="Adobe 繁黑體 Std B" w:hAnsi="Adobe 繁黑體 Std B"/>
          <w:sz w:val="11"/>
          <w:szCs w:val="11"/>
        </w:rPr>
        <w:t>{ }</w:t>
      </w:r>
      <w:proofErr w:type="gramEnd"/>
      <w:r w:rsidRPr="00DC32F0">
        <w:rPr>
          <w:rFonts w:ascii="Adobe 繁黑體 Std B" w:eastAsia="Adobe 繁黑體 Std B" w:hAnsi="Adobe 繁黑體 Std B"/>
          <w:sz w:val="11"/>
          <w:szCs w:val="11"/>
        </w:rPr>
        <w:t xml:space="preserve">; </w:t>
      </w:r>
    </w:p>
    <w:p w14:paraId="40A21DEF"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place in </w:t>
      </w:r>
      <w:proofErr w:type="spellStart"/>
      <w:r w:rsidRPr="00DC32F0">
        <w:rPr>
          <w:rFonts w:ascii="Adobe 繁黑體 Std B" w:eastAsia="Adobe 繁黑體 Std B" w:hAnsi="Adobe 繁黑體 Std B"/>
          <w:sz w:val="11"/>
          <w:szCs w:val="11"/>
        </w:rPr>
        <w:t>PDU_CORE_RAM_region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section .</w:t>
      </w:r>
      <w:proofErr w:type="spellStart"/>
      <w:r w:rsidRPr="00DC32F0">
        <w:rPr>
          <w:rFonts w:ascii="Adobe 繁黑體 Std B" w:eastAsia="Adobe 繁黑體 Std B" w:hAnsi="Adobe 繁黑體 Std B"/>
          <w:sz w:val="11"/>
          <w:szCs w:val="11"/>
        </w:rPr>
        <w:t>pdu</w:t>
      </w:r>
      <w:proofErr w:type="gramEnd"/>
      <w:r w:rsidRPr="00DC32F0">
        <w:rPr>
          <w:rFonts w:ascii="Adobe 繁黑體 Std B" w:eastAsia="Adobe 繁黑體 Std B" w:hAnsi="Adobe 繁黑體 Std B"/>
          <w:sz w:val="11"/>
          <w:szCs w:val="11"/>
        </w:rPr>
        <w:t>_ram_</w:t>
      </w:r>
      <w:proofErr w:type="gramStart"/>
      <w:r w:rsidRPr="00DC32F0">
        <w:rPr>
          <w:rFonts w:ascii="Adobe 繁黑體 Std B" w:eastAsia="Adobe 繁黑體 Std B" w:hAnsi="Adobe 繁黑體 Std B"/>
          <w:sz w:val="11"/>
          <w:szCs w:val="11"/>
        </w:rPr>
        <w:t>section</w:t>
      </w:r>
      <w:proofErr w:type="spellEnd"/>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w:t>
      </w:r>
    </w:p>
    <w:p w14:paraId="266322F5"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lastRenderedPageBreak/>
        <w:t xml:space="preserve">    place in </w:t>
      </w:r>
      <w:proofErr w:type="spellStart"/>
      <w:r w:rsidRPr="00DC32F0">
        <w:rPr>
          <w:rFonts w:ascii="Adobe 繁黑體 Std B" w:eastAsia="Adobe 繁黑體 Std B" w:hAnsi="Adobe 繁黑體 Std B"/>
          <w:sz w:val="11"/>
          <w:szCs w:val="11"/>
        </w:rPr>
        <w:t>PDU_CORE_HEAP_region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section .</w:t>
      </w:r>
      <w:proofErr w:type="spellStart"/>
      <w:r w:rsidRPr="00DC32F0">
        <w:rPr>
          <w:rFonts w:ascii="Adobe 繁黑體 Std B" w:eastAsia="Adobe 繁黑體 Std B" w:hAnsi="Adobe 繁黑體 Std B"/>
          <w:sz w:val="11"/>
          <w:szCs w:val="11"/>
        </w:rPr>
        <w:t>pdu</w:t>
      </w:r>
      <w:proofErr w:type="gramEnd"/>
      <w:r w:rsidRPr="00DC32F0">
        <w:rPr>
          <w:rFonts w:ascii="Adobe 繁黑體 Std B" w:eastAsia="Adobe 繁黑體 Std B" w:hAnsi="Adobe 繁黑體 Std B"/>
          <w:sz w:val="11"/>
          <w:szCs w:val="11"/>
        </w:rPr>
        <w:t>_heap_</w:t>
      </w:r>
      <w:proofErr w:type="gramStart"/>
      <w:r w:rsidRPr="00DC32F0">
        <w:rPr>
          <w:rFonts w:ascii="Adobe 繁黑體 Std B" w:eastAsia="Adobe 繁黑體 Std B" w:hAnsi="Adobe 繁黑體 Std B"/>
          <w:sz w:val="11"/>
          <w:szCs w:val="11"/>
        </w:rPr>
        <w:t>section</w:t>
      </w:r>
      <w:proofErr w:type="spellEnd"/>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w:t>
      </w:r>
    </w:p>
    <w:p w14:paraId="055C61BD" w14:textId="6B671861"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place at address </w:t>
      </w:r>
      <w:proofErr w:type="gramStart"/>
      <w:r w:rsidRPr="00DC32F0">
        <w:rPr>
          <w:rFonts w:ascii="Adobe 繁黑體 Std B" w:eastAsia="Adobe 繁黑體 Std B" w:hAnsi="Adobe 繁黑體 Std B"/>
          <w:sz w:val="11"/>
          <w:szCs w:val="11"/>
        </w:rPr>
        <w:t>mem:_</w:t>
      </w:r>
      <w:proofErr w:type="gramEnd"/>
      <w:r w:rsidRPr="00DC32F0">
        <w:rPr>
          <w:rFonts w:ascii="Adobe 繁黑體 Std B" w:eastAsia="Adobe 繁黑體 Std B" w:hAnsi="Adobe 繁黑體 Std B"/>
          <w:sz w:val="11"/>
          <w:szCs w:val="11"/>
        </w:rPr>
        <w:t>_</w:t>
      </w:r>
      <w:proofErr w:type="spellStart"/>
      <w:r w:rsidRPr="00DC32F0">
        <w:rPr>
          <w:rFonts w:ascii="Adobe 繁黑體 Std B" w:eastAsia="Adobe 繁黑體 Std B" w:hAnsi="Adobe 繁黑體 Std B"/>
          <w:sz w:val="11"/>
          <w:szCs w:val="11"/>
        </w:rPr>
        <w:t>ICFEDIT_region_ROM_start</w:t>
      </w:r>
      <w:proofErr w:type="spellEnd"/>
      <w:r w:rsidRPr="00DC32F0">
        <w:rPr>
          <w:rFonts w:ascii="Adobe 繁黑體 Std B" w:eastAsia="Adobe 繁黑體 Std B" w:hAnsi="Adobe 繁黑體 Std B"/>
          <w:sz w:val="11"/>
          <w:szCs w:val="11"/>
        </w:rPr>
        <w:t xml:space="preserve">__ </w:t>
      </w:r>
      <w:proofErr w:type="gramStart"/>
      <w:r w:rsidRPr="00DC32F0">
        <w:rPr>
          <w:rFonts w:ascii="Adobe 繁黑體 Std B" w:eastAsia="Adobe 繁黑體 Std B" w:hAnsi="Adobe 繁黑體 Std B"/>
          <w:sz w:val="11"/>
          <w:szCs w:val="11"/>
        </w:rPr>
        <w:t xml:space="preserve">{ </w:t>
      </w:r>
      <w:proofErr w:type="spellStart"/>
      <w:r w:rsidRPr="00DC32F0">
        <w:rPr>
          <w:rFonts w:ascii="Adobe 繁黑體 Std B" w:eastAsia="Adobe 繁黑體 Std B" w:hAnsi="Adobe 繁黑體 Std B"/>
          <w:sz w:val="11"/>
          <w:szCs w:val="11"/>
        </w:rPr>
        <w:t>readonly</w:t>
      </w:r>
      <w:proofErr w:type="spellEnd"/>
      <w:proofErr w:type="gram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section .</w:t>
      </w:r>
      <w:proofErr w:type="spellStart"/>
      <w:r w:rsidRPr="00DC32F0">
        <w:rPr>
          <w:rFonts w:ascii="Adobe 繁黑體 Std B" w:eastAsia="Adobe 繁黑體 Std B" w:hAnsi="Adobe 繁黑體 Std B"/>
          <w:sz w:val="11"/>
          <w:szCs w:val="11"/>
        </w:rPr>
        <w:t>intvec</w:t>
      </w:r>
      <w:proofErr w:type="spellEnd"/>
      <w:proofErr w:type="gramEnd"/>
      <w:r w:rsidRPr="00DC32F0">
        <w:rPr>
          <w:rFonts w:ascii="Adobe 繁黑體 Std B" w:eastAsia="Adobe 繁黑體 Std B" w:hAnsi="Adobe 繁黑體 Std B"/>
          <w:sz w:val="11"/>
          <w:szCs w:val="11"/>
        </w:rPr>
        <w:t xml:space="preserve"> };    </w:t>
      </w:r>
    </w:p>
    <w:p w14:paraId="553F4733" w14:textId="0FA94274"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keep </w:t>
      </w:r>
      <w:proofErr w:type="gramStart"/>
      <w:r w:rsidRPr="00DC32F0">
        <w:rPr>
          <w:rFonts w:ascii="Adobe 繁黑體 Std B" w:eastAsia="Adobe 繁黑體 Std B" w:hAnsi="Adobe 繁黑體 Std B"/>
          <w:sz w:val="11"/>
          <w:szCs w:val="11"/>
        </w:rPr>
        <w:t>{ section .</w:t>
      </w:r>
      <w:proofErr w:type="spellStart"/>
      <w:r w:rsidRPr="00DC32F0">
        <w:rPr>
          <w:rFonts w:ascii="Adobe 繁黑體 Std B" w:eastAsia="Adobe 繁黑體 Std B" w:hAnsi="Adobe 繁黑體 Std B"/>
          <w:sz w:val="11"/>
          <w:szCs w:val="11"/>
        </w:rPr>
        <w:t>pdu</w:t>
      </w:r>
      <w:proofErr w:type="gramEnd"/>
      <w:r w:rsidRPr="00DC32F0">
        <w:rPr>
          <w:rFonts w:ascii="Adobe 繁黑體 Std B" w:eastAsia="Adobe 繁黑體 Std B" w:hAnsi="Adobe 繁黑體 Std B"/>
          <w:sz w:val="11"/>
          <w:szCs w:val="11"/>
        </w:rPr>
        <w:t>_ram_</w:t>
      </w:r>
      <w:proofErr w:type="gramStart"/>
      <w:r w:rsidRPr="00DC32F0">
        <w:rPr>
          <w:rFonts w:ascii="Adobe 繁黑體 Std B" w:eastAsia="Adobe 繁黑體 Std B" w:hAnsi="Adobe 繁黑體 Std B"/>
          <w:sz w:val="11"/>
          <w:szCs w:val="11"/>
        </w:rPr>
        <w:t>section</w:t>
      </w:r>
      <w:proofErr w:type="spellEnd"/>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 xml:space="preserve">;    </w:t>
      </w:r>
    </w:p>
    <w:p w14:paraId="495D3EA6" w14:textId="30217C45"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place in </w:t>
      </w:r>
      <w:proofErr w:type="spellStart"/>
      <w:r w:rsidRPr="00DC32F0">
        <w:rPr>
          <w:rFonts w:ascii="Adobe 繁黑體 Std B" w:eastAsia="Adobe 繁黑體 Std B" w:hAnsi="Adobe 繁黑體 Std B"/>
          <w:sz w:val="11"/>
          <w:szCs w:val="11"/>
        </w:rPr>
        <w:t>ROM_region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xml:space="preserve">{ </w:t>
      </w:r>
      <w:proofErr w:type="spellStart"/>
      <w:r w:rsidRPr="00DC32F0">
        <w:rPr>
          <w:rFonts w:ascii="Adobe 繁黑體 Std B" w:eastAsia="Adobe 繁黑體 Std B" w:hAnsi="Adobe 繁黑體 Std B"/>
          <w:sz w:val="11"/>
          <w:szCs w:val="11"/>
        </w:rPr>
        <w:t>readonly</w:t>
      </w:r>
      <w:proofErr w:type="spellEnd"/>
      <w:proofErr w:type="gramEnd"/>
      <w:r w:rsidRPr="00DC32F0">
        <w:rPr>
          <w:rFonts w:ascii="Adobe 繁黑體 Std B" w:eastAsia="Adobe 繁黑體 Std B" w:hAnsi="Adobe 繁黑體 Std B"/>
          <w:sz w:val="11"/>
          <w:szCs w:val="11"/>
        </w:rPr>
        <w:t xml:space="preserve"> };    </w:t>
      </w:r>
    </w:p>
    <w:p w14:paraId="1939452B"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place in </w:t>
      </w:r>
      <w:proofErr w:type="spellStart"/>
      <w:r w:rsidRPr="00DC32F0">
        <w:rPr>
          <w:rFonts w:ascii="Adobe 繁黑體 Std B" w:eastAsia="Adobe 繁黑體 Std B" w:hAnsi="Adobe 繁黑體 Std B"/>
          <w:sz w:val="11"/>
          <w:szCs w:val="11"/>
        </w:rPr>
        <w:t>RAM_region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readwrite</w:t>
      </w:r>
      <w:proofErr w:type="gramEnd"/>
      <w:r w:rsidRPr="00DC32F0">
        <w:rPr>
          <w:rFonts w:ascii="Adobe 繁黑體 Std B" w:eastAsia="Adobe 繁黑體 Std B" w:hAnsi="Adobe 繁黑體 Std B"/>
          <w:sz w:val="11"/>
          <w:szCs w:val="11"/>
        </w:rPr>
        <w:t>,</w:t>
      </w:r>
    </w:p>
    <w:p w14:paraId="451F3473"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section .data,</w:t>
      </w:r>
    </w:p>
    <w:p w14:paraId="592BF199" w14:textId="77777777" w:rsidR="00DC32F0" w:rsidRPr="00F002C4"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lang w:val="fr-FR"/>
        </w:rPr>
      </w:pPr>
      <w:r w:rsidRPr="00DC32F0">
        <w:rPr>
          <w:rFonts w:ascii="Adobe 繁黑體 Std B" w:eastAsia="Adobe 繁黑體 Std B" w:hAnsi="Adobe 繁黑體 Std B"/>
          <w:sz w:val="11"/>
          <w:szCs w:val="11"/>
        </w:rPr>
        <w:t xml:space="preserve">                          </w:t>
      </w:r>
      <w:proofErr w:type="gramStart"/>
      <w:r w:rsidRPr="00F002C4">
        <w:rPr>
          <w:rFonts w:ascii="Adobe 繁黑體 Std B" w:eastAsia="Adobe 繁黑體 Std B" w:hAnsi="Adobe 繁黑體 Std B"/>
          <w:sz w:val="11"/>
          <w:szCs w:val="11"/>
          <w:lang w:val="fr-FR"/>
        </w:rPr>
        <w:t>section .</w:t>
      </w:r>
      <w:proofErr w:type="spellStart"/>
      <w:r w:rsidRPr="00F002C4">
        <w:rPr>
          <w:rFonts w:ascii="Adobe 繁黑體 Std B" w:eastAsia="Adobe 繁黑體 Std B" w:hAnsi="Adobe 繁黑體 Std B"/>
          <w:sz w:val="11"/>
          <w:szCs w:val="11"/>
          <w:lang w:val="fr-FR"/>
        </w:rPr>
        <w:t>bss</w:t>
      </w:r>
      <w:proofErr w:type="spellEnd"/>
      <w:proofErr w:type="gramEnd"/>
      <w:r w:rsidRPr="00F002C4">
        <w:rPr>
          <w:rFonts w:ascii="Adobe 繁黑體 Std B" w:eastAsia="Adobe 繁黑體 Std B" w:hAnsi="Adobe 繁黑體 Std B"/>
          <w:sz w:val="11"/>
          <w:szCs w:val="11"/>
          <w:lang w:val="fr-FR"/>
        </w:rPr>
        <w:t>,</w:t>
      </w:r>
    </w:p>
    <w:p w14:paraId="336105FE" w14:textId="71831740" w:rsidR="00DC32F0" w:rsidRPr="00F002C4"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lang w:val="fr-FR"/>
        </w:rPr>
      </w:pPr>
      <w:r w:rsidRPr="00F002C4">
        <w:rPr>
          <w:rFonts w:ascii="Adobe 繁黑體 Std B" w:eastAsia="Adobe 繁黑體 Std B" w:hAnsi="Adobe 繁黑體 Std B"/>
          <w:sz w:val="11"/>
          <w:szCs w:val="11"/>
          <w:lang w:val="fr-FR"/>
        </w:rPr>
        <w:t xml:space="preserve">                          </w:t>
      </w:r>
      <w:proofErr w:type="gramStart"/>
      <w:r w:rsidRPr="00F002C4">
        <w:rPr>
          <w:rFonts w:ascii="Adobe 繁黑體 Std B" w:eastAsia="Adobe 繁黑體 Std B" w:hAnsi="Adobe 繁黑體 Std B"/>
          <w:sz w:val="11"/>
          <w:szCs w:val="11"/>
          <w:lang w:val="fr-FR"/>
        </w:rPr>
        <w:t>section .</w:t>
      </w:r>
      <w:proofErr w:type="spellStart"/>
      <w:r w:rsidRPr="00F002C4">
        <w:rPr>
          <w:rFonts w:ascii="Adobe 繁黑體 Std B" w:eastAsia="Adobe 繁黑體 Std B" w:hAnsi="Adobe 繁黑體 Std B"/>
          <w:sz w:val="11"/>
          <w:szCs w:val="11"/>
          <w:lang w:val="fr-FR"/>
        </w:rPr>
        <w:t>non</w:t>
      </w:r>
      <w:proofErr w:type="gramEnd"/>
      <w:r w:rsidRPr="00F002C4">
        <w:rPr>
          <w:rFonts w:ascii="Adobe 繁黑體 Std B" w:eastAsia="Adobe 繁黑體 Std B" w:hAnsi="Adobe 繁黑體 Std B"/>
          <w:sz w:val="11"/>
          <w:szCs w:val="11"/>
          <w:lang w:val="fr-FR"/>
        </w:rPr>
        <w:t>_</w:t>
      </w:r>
      <w:proofErr w:type="gramStart"/>
      <w:r w:rsidRPr="00F002C4">
        <w:rPr>
          <w:rFonts w:ascii="Adobe 繁黑體 Std B" w:eastAsia="Adobe 繁黑體 Std B" w:hAnsi="Adobe 繁黑體 Std B"/>
          <w:sz w:val="11"/>
          <w:szCs w:val="11"/>
          <w:lang w:val="fr-FR"/>
        </w:rPr>
        <w:t>init</w:t>
      </w:r>
      <w:proofErr w:type="spellEnd"/>
      <w:r w:rsidRPr="00F002C4">
        <w:rPr>
          <w:rFonts w:ascii="Adobe 繁黑體 Std B" w:eastAsia="Adobe 繁黑體 Std B" w:hAnsi="Adobe 繁黑體 Std B"/>
          <w:sz w:val="11"/>
          <w:szCs w:val="11"/>
          <w:lang w:val="fr-FR"/>
        </w:rPr>
        <w:t xml:space="preserve"> }</w:t>
      </w:r>
      <w:proofErr w:type="gramEnd"/>
      <w:r w:rsidRPr="00F002C4">
        <w:rPr>
          <w:rFonts w:ascii="Adobe 繁黑體 Std B" w:eastAsia="Adobe 繁黑體 Std B" w:hAnsi="Adobe 繁黑體 Std B"/>
          <w:sz w:val="11"/>
          <w:szCs w:val="11"/>
          <w:lang w:val="fr-FR"/>
        </w:rPr>
        <w:t xml:space="preserve">;        </w:t>
      </w:r>
    </w:p>
    <w:p w14:paraId="41587826" w14:textId="4D1FD6A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F002C4">
        <w:rPr>
          <w:rFonts w:ascii="Adobe 繁黑體 Std B" w:eastAsia="Adobe 繁黑體 Std B" w:hAnsi="Adobe 繁黑體 Std B"/>
          <w:sz w:val="11"/>
          <w:szCs w:val="11"/>
          <w:lang w:val="fr-FR"/>
        </w:rPr>
        <w:t xml:space="preserve">    </w:t>
      </w:r>
      <w:r w:rsidRPr="00DC32F0">
        <w:rPr>
          <w:rFonts w:ascii="Adobe 繁黑體 Std B" w:eastAsia="Adobe 繁黑體 Std B" w:hAnsi="Adobe 繁黑體 Std B"/>
          <w:sz w:val="11"/>
          <w:szCs w:val="11"/>
        </w:rPr>
        <w:t xml:space="preserve">place in </w:t>
      </w:r>
      <w:proofErr w:type="spellStart"/>
      <w:r w:rsidRPr="00DC32F0">
        <w:rPr>
          <w:rFonts w:ascii="Adobe 繁黑體 Std B" w:eastAsia="Adobe 繁黑體 Std B" w:hAnsi="Adobe 繁黑體 Std B"/>
          <w:sz w:val="11"/>
          <w:szCs w:val="11"/>
        </w:rPr>
        <w:t>RAM_region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block</w:t>
      </w:r>
      <w:proofErr w:type="gramEnd"/>
      <w:r w:rsidRPr="00DC32F0">
        <w:rPr>
          <w:rFonts w:ascii="Adobe 繁黑體 Std B" w:eastAsia="Adobe 繁黑體 Std B" w:hAnsi="Adobe 繁黑體 Std B"/>
          <w:sz w:val="11"/>
          <w:szCs w:val="11"/>
        </w:rPr>
        <w:t xml:space="preserve"> CSTACK, block </w:t>
      </w:r>
      <w:proofErr w:type="gramStart"/>
      <w:r w:rsidRPr="00DC32F0">
        <w:rPr>
          <w:rFonts w:ascii="Adobe 繁黑體 Std B" w:eastAsia="Adobe 繁黑體 Std B" w:hAnsi="Adobe 繁黑體 Std B"/>
          <w:sz w:val="11"/>
          <w:szCs w:val="11"/>
        </w:rPr>
        <w:t>HEAP }</w:t>
      </w:r>
      <w:proofErr w:type="gramEnd"/>
      <w:r w:rsidRPr="00DC32F0">
        <w:rPr>
          <w:rFonts w:ascii="Adobe 繁黑體 Std B" w:eastAsia="Adobe 繁黑體 Std B" w:hAnsi="Adobe 繁黑體 Std B"/>
          <w:sz w:val="11"/>
          <w:szCs w:val="11"/>
        </w:rPr>
        <w:t xml:space="preserve">;      </w:t>
      </w:r>
    </w:p>
    <w:p w14:paraId="7A062297"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place in </w:t>
      </w:r>
      <w:proofErr w:type="spellStart"/>
      <w:r w:rsidRPr="00DC32F0">
        <w:rPr>
          <w:rFonts w:ascii="Adobe 繁黑體 Std B" w:eastAsia="Adobe 繁黑體 Std B" w:hAnsi="Adobe 繁黑體 Std B"/>
          <w:sz w:val="11"/>
          <w:szCs w:val="11"/>
        </w:rPr>
        <w:t>CCM_region</w:t>
      </w:r>
      <w:proofErr w:type="spellEnd"/>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 block</w:t>
      </w:r>
      <w:proofErr w:type="gramEnd"/>
      <w:r w:rsidRPr="00DC32F0">
        <w:rPr>
          <w:rFonts w:ascii="Adobe 繁黑體 Std B" w:eastAsia="Adobe 繁黑體 Std B" w:hAnsi="Adobe 繁黑體 Std B"/>
          <w:sz w:val="11"/>
          <w:szCs w:val="11"/>
        </w:rPr>
        <w:t xml:space="preserve"> CCM_HEAP,</w:t>
      </w:r>
    </w:p>
    <w:p w14:paraId="72F772FB" w14:textId="5DEB7815"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w:t>
      </w:r>
      <w:proofErr w:type="gramStart"/>
      <w:r w:rsidRPr="00DC32F0">
        <w:rPr>
          <w:rFonts w:ascii="Adobe 繁黑體 Std B" w:eastAsia="Adobe 繁黑體 Std B" w:hAnsi="Adobe 繁黑體 Std B"/>
          <w:sz w:val="11"/>
          <w:szCs w:val="11"/>
        </w:rPr>
        <w:t>section .</w:t>
      </w:r>
      <w:proofErr w:type="spellStart"/>
      <w:r w:rsidRPr="00DC32F0">
        <w:rPr>
          <w:rFonts w:ascii="Adobe 繁黑體 Std B" w:eastAsia="Adobe 繁黑體 Std B" w:hAnsi="Adobe 繁黑體 Std B"/>
          <w:sz w:val="11"/>
          <w:szCs w:val="11"/>
        </w:rPr>
        <w:t>ccm</w:t>
      </w:r>
      <w:proofErr w:type="gramEnd"/>
      <w:r w:rsidRPr="00DC32F0">
        <w:rPr>
          <w:rFonts w:ascii="Adobe 繁黑體 Std B" w:eastAsia="Adobe 繁黑體 Std B" w:hAnsi="Adobe 繁黑體 Std B"/>
          <w:sz w:val="11"/>
          <w:szCs w:val="11"/>
        </w:rPr>
        <w:t>_</w:t>
      </w:r>
      <w:proofErr w:type="gramStart"/>
      <w:r w:rsidRPr="00DC32F0">
        <w:rPr>
          <w:rFonts w:ascii="Adobe 繁黑體 Std B" w:eastAsia="Adobe 繁黑體 Std B" w:hAnsi="Adobe 繁黑體 Std B"/>
          <w:sz w:val="11"/>
          <w:szCs w:val="11"/>
        </w:rPr>
        <w:t>data</w:t>
      </w:r>
      <w:proofErr w:type="spellEnd"/>
      <w:r w:rsidRPr="00DC32F0">
        <w:rPr>
          <w:rFonts w:ascii="Adobe 繁黑體 Std B" w:eastAsia="Adobe 繁黑體 Std B" w:hAnsi="Adobe 繁黑體 Std B"/>
          <w:sz w:val="11"/>
          <w:szCs w:val="11"/>
        </w:rPr>
        <w:t xml:space="preserve"> }</w:t>
      </w:r>
      <w:proofErr w:type="gramEnd"/>
      <w:r w:rsidRPr="00DC32F0">
        <w:rPr>
          <w:rFonts w:ascii="Adobe 繁黑體 Std B" w:eastAsia="Adobe 繁黑體 Std B" w:hAnsi="Adobe 繁黑體 Std B"/>
          <w:sz w:val="11"/>
          <w:szCs w:val="11"/>
        </w:rPr>
        <w:t xml:space="preserve">;     </w:t>
      </w:r>
    </w:p>
    <w:p w14:paraId="00CC37E4" w14:textId="2D6AB3DE"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define symbol __VECTOR_TABLE = __</w:t>
      </w:r>
      <w:proofErr w:type="spellStart"/>
      <w:r w:rsidRPr="00DC32F0">
        <w:rPr>
          <w:rFonts w:ascii="Adobe 繁黑體 Std B" w:eastAsia="Adobe 繁黑體 Std B" w:hAnsi="Adobe 繁黑體 Std B"/>
          <w:sz w:val="11"/>
          <w:szCs w:val="11"/>
        </w:rPr>
        <w:t>ICFEDIT_region_ROM_start</w:t>
      </w:r>
      <w:proofErr w:type="spellEnd"/>
      <w:r w:rsidRPr="00DC32F0">
        <w:rPr>
          <w:rFonts w:ascii="Adobe 繁黑體 Std B" w:eastAsia="Adobe 繁黑體 Std B" w:hAnsi="Adobe 繁黑體 Std B"/>
          <w:sz w:val="11"/>
          <w:szCs w:val="11"/>
        </w:rPr>
        <w:t>__;</w:t>
      </w:r>
    </w:p>
    <w:p w14:paraId="3588C4D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PDU_CORE_RAM_start</w:t>
      </w:r>
      <w:proofErr w:type="spellEnd"/>
      <w:r w:rsidRPr="00DC32F0">
        <w:rPr>
          <w:rFonts w:ascii="Adobe 繁黑體 Std B" w:eastAsia="Adobe 繁黑體 Std B" w:hAnsi="Adobe 繁黑體 Std B"/>
          <w:sz w:val="11"/>
          <w:szCs w:val="11"/>
        </w:rPr>
        <w:t>__;</w:t>
      </w:r>
    </w:p>
    <w:p w14:paraId="5AF49A50"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PDU_CORE_RAM_end</w:t>
      </w:r>
      <w:proofErr w:type="spellEnd"/>
      <w:r w:rsidRPr="00DC32F0">
        <w:rPr>
          <w:rFonts w:ascii="Adobe 繁黑體 Std B" w:eastAsia="Adobe 繁黑體 Std B" w:hAnsi="Adobe 繁黑體 Std B"/>
          <w:sz w:val="11"/>
          <w:szCs w:val="11"/>
        </w:rPr>
        <w:t>__;</w:t>
      </w:r>
    </w:p>
    <w:p w14:paraId="74D0E06D"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PDU_CORE_RAM_size</w:t>
      </w:r>
      <w:proofErr w:type="spellEnd"/>
      <w:r w:rsidRPr="00DC32F0">
        <w:rPr>
          <w:rFonts w:ascii="Adobe 繁黑體 Std B" w:eastAsia="Adobe 繁黑體 Std B" w:hAnsi="Adobe 繁黑體 Std B"/>
          <w:sz w:val="11"/>
          <w:szCs w:val="11"/>
        </w:rPr>
        <w:t>__;</w:t>
      </w:r>
    </w:p>
    <w:p w14:paraId="0C3EAEFC"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PDU_CORE_HEAP_start</w:t>
      </w:r>
      <w:proofErr w:type="spellEnd"/>
      <w:r w:rsidRPr="00DC32F0">
        <w:rPr>
          <w:rFonts w:ascii="Adobe 繁黑體 Std B" w:eastAsia="Adobe 繁黑體 Std B" w:hAnsi="Adobe 繁黑體 Std B"/>
          <w:sz w:val="11"/>
          <w:szCs w:val="11"/>
        </w:rPr>
        <w:t>__;</w:t>
      </w:r>
    </w:p>
    <w:p w14:paraId="5BCBB6E9" w14:textId="77777777" w:rsidR="00DC32F0"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PDU_CORE_HEAP_end</w:t>
      </w:r>
      <w:proofErr w:type="spellEnd"/>
      <w:r w:rsidRPr="00DC32F0">
        <w:rPr>
          <w:rFonts w:ascii="Adobe 繁黑體 Std B" w:eastAsia="Adobe 繁黑體 Std B" w:hAnsi="Adobe 繁黑體 Std B"/>
          <w:sz w:val="11"/>
          <w:szCs w:val="11"/>
        </w:rPr>
        <w:t>__;</w:t>
      </w:r>
    </w:p>
    <w:p w14:paraId="646DEA60" w14:textId="3134FFC8" w:rsidR="00AB2C79" w:rsidRPr="00DC32F0" w:rsidRDefault="00DC32F0" w:rsidP="00DC32F0">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C32F0">
        <w:rPr>
          <w:rFonts w:ascii="Adobe 繁黑體 Std B" w:eastAsia="Adobe 繁黑體 Std B" w:hAnsi="Adobe 繁黑體 Std B"/>
          <w:sz w:val="11"/>
          <w:szCs w:val="11"/>
        </w:rPr>
        <w:t xml:space="preserve">    export symbol __</w:t>
      </w:r>
      <w:proofErr w:type="spellStart"/>
      <w:r w:rsidRPr="00DC32F0">
        <w:rPr>
          <w:rFonts w:ascii="Adobe 繁黑體 Std B" w:eastAsia="Adobe 繁黑體 Std B" w:hAnsi="Adobe 繁黑體 Std B"/>
          <w:sz w:val="11"/>
          <w:szCs w:val="11"/>
        </w:rPr>
        <w:t>PDU_CORE_HEAP_size</w:t>
      </w:r>
      <w:proofErr w:type="spellEnd"/>
      <w:r w:rsidRPr="00DC32F0">
        <w:rPr>
          <w:rFonts w:ascii="Adobe 繁黑體 Std B" w:eastAsia="Adobe 繁黑體 Std B" w:hAnsi="Adobe 繁黑體 Std B"/>
          <w:sz w:val="11"/>
          <w:szCs w:val="11"/>
        </w:rPr>
        <w:t>__;</w:t>
      </w:r>
    </w:p>
    <w:p w14:paraId="67C54EE5" w14:textId="77777777" w:rsidR="00AB2C79" w:rsidRPr="00704E6D" w:rsidRDefault="00AB2C79" w:rsidP="00AB2C79">
      <w:pPr>
        <w:pBdr>
          <w:top w:val="single" w:sz="12" w:space="1" w:color="auto"/>
          <w:left w:val="single" w:sz="12" w:space="4" w:color="auto"/>
          <w:bottom w:val="single" w:sz="12" w:space="1" w:color="auto"/>
          <w:right w:val="single" w:sz="12" w:space="4" w:color="auto"/>
        </w:pBdr>
        <w:jc w:val="left"/>
        <w:rPr>
          <w:rFonts w:ascii="Maple Mono ExtraBold" w:eastAsia="微软雅黑" w:hAnsi="Maple Mono ExtraBold"/>
          <w:sz w:val="13"/>
          <w:szCs w:val="13"/>
        </w:rPr>
      </w:pPr>
    </w:p>
    <w:p w14:paraId="08738FBA" w14:textId="77777777" w:rsidR="00AB2C79" w:rsidRPr="00FC08D4" w:rsidRDefault="00AB2C79" w:rsidP="00FC08D4">
      <w:pPr>
        <w:ind w:left="420"/>
      </w:pPr>
    </w:p>
    <w:p w14:paraId="4CA27888" w14:textId="514A5B0B" w:rsidR="008A1BF1" w:rsidRDefault="008A1BF1" w:rsidP="008A1BF1">
      <w:pPr>
        <w:pStyle w:val="Heading2"/>
      </w:pPr>
      <w:bookmarkStart w:id="76" w:name="_Toc209380773"/>
      <w:r>
        <w:rPr>
          <w:rFonts w:hint="eastAsia"/>
        </w:rPr>
        <w:t>6.3</w:t>
      </w:r>
      <w:r w:rsidR="005A4F4D">
        <w:rPr>
          <w:rFonts w:hint="eastAsia"/>
        </w:rPr>
        <w:t>关键数据保护</w:t>
      </w:r>
      <w:r w:rsidR="007C50C1">
        <w:rPr>
          <w:rFonts w:hint="eastAsia"/>
        </w:rPr>
        <w:t>机制</w:t>
      </w:r>
      <w:bookmarkEnd w:id="76"/>
    </w:p>
    <w:p w14:paraId="5F1BEF9F" w14:textId="5055B763" w:rsidR="00D729B3" w:rsidRDefault="00724EAE" w:rsidP="0058502F">
      <w:pPr>
        <w:rPr>
          <w:rFonts w:ascii="Segoe UI Symbol" w:eastAsia="微软雅黑" w:hAnsi="Segoe UI Symbol" w:cs="Segoe UI Symbol"/>
          <w:bCs/>
          <w:color w:val="000000" w:themeColor="text1"/>
          <w:szCs w:val="21"/>
        </w:rPr>
      </w:pPr>
      <w:r w:rsidRPr="00204A26">
        <w:rPr>
          <w:rFonts w:ascii="微软雅黑" w:eastAsia="微软雅黑" w:hAnsi="微软雅黑" w:hint="eastAsia"/>
          <w:bCs/>
          <w:color w:val="000000" w:themeColor="text1"/>
          <w:sz w:val="28"/>
          <w:szCs w:val="28"/>
        </w:rPr>
        <w:t>■</w:t>
      </w:r>
      <w:r w:rsidR="005A4F4D" w:rsidRPr="005A4F4D">
        <w:rPr>
          <w:rFonts w:hint="eastAsia"/>
        </w:rPr>
        <w:t>为防止专有</w:t>
      </w:r>
      <w:r w:rsidR="005A4F4D" w:rsidRPr="005A4F4D">
        <w:rPr>
          <w:rFonts w:hint="eastAsia"/>
        </w:rPr>
        <w:t>RAM</w:t>
      </w:r>
      <w:r w:rsidR="005A4F4D" w:rsidRPr="005A4F4D">
        <w:rPr>
          <w:rFonts w:hint="eastAsia"/>
        </w:rPr>
        <w:t>内数据被其他内存</w:t>
      </w:r>
      <w:proofErr w:type="gramStart"/>
      <w:r w:rsidR="005A4F4D" w:rsidRPr="005A4F4D">
        <w:rPr>
          <w:rFonts w:hint="eastAsia"/>
        </w:rPr>
        <w:t>区数据</w:t>
      </w:r>
      <w:proofErr w:type="gramEnd"/>
      <w:r w:rsidR="005A4F4D" w:rsidRPr="005A4F4D">
        <w:rPr>
          <w:rFonts w:hint="eastAsia"/>
        </w:rPr>
        <w:t>破坏（本方案中专有内存区置于</w:t>
      </w:r>
      <w:r w:rsidR="005A4F4D" w:rsidRPr="005A4F4D">
        <w:rPr>
          <w:rFonts w:hint="eastAsia"/>
        </w:rPr>
        <w:t>0x20000000</w:t>
      </w:r>
      <w:r w:rsidR="005A4F4D" w:rsidRPr="005A4F4D">
        <w:rPr>
          <w:rFonts w:hint="eastAsia"/>
        </w:rPr>
        <w:t>，则主要防止上溢），在几个关键数据结构体中</w:t>
      </w:r>
      <w:r w:rsidR="007C50C1">
        <w:rPr>
          <w:rFonts w:hint="eastAsia"/>
        </w:rPr>
        <w:t>的前后各</w:t>
      </w:r>
      <w:r w:rsidR="005A4F4D" w:rsidRPr="005A4F4D">
        <w:rPr>
          <w:rFonts w:hint="eastAsia"/>
        </w:rPr>
        <w:t>置</w:t>
      </w:r>
      <w:r w:rsidR="007C50C1">
        <w:rPr>
          <w:rFonts w:hint="eastAsia"/>
        </w:rPr>
        <w:t>一个</w:t>
      </w:r>
      <w:r w:rsidR="005A4F4D" w:rsidRPr="005A4F4D">
        <w:rPr>
          <w:rFonts w:hint="eastAsia"/>
        </w:rPr>
        <w:t>保护值</w:t>
      </w:r>
      <w:r w:rsidR="005A4F4D">
        <w:rPr>
          <w:rFonts w:hint="eastAsia"/>
        </w:rPr>
        <w:t>。功率分配静态库在正常运行过程中每次进入主逻辑函数前会检查关键数据是否安全，如保护值被“破坏”，</w:t>
      </w:r>
      <w:r w:rsidR="007C50C1">
        <w:rPr>
          <w:rFonts w:hint="eastAsia"/>
        </w:rPr>
        <w:t>则说明被保护的关键数据被“污染”，功率分配静态</w:t>
      </w:r>
      <w:proofErr w:type="gramStart"/>
      <w:r w:rsidR="007C50C1">
        <w:rPr>
          <w:rFonts w:hint="eastAsia"/>
        </w:rPr>
        <w:t>库立即</w:t>
      </w:r>
      <w:proofErr w:type="gramEnd"/>
      <w:r w:rsidR="005A4F4D">
        <w:rPr>
          <w:rFonts w:hint="eastAsia"/>
        </w:rPr>
        <w:t>停止运行，</w:t>
      </w:r>
      <w:r w:rsidR="007C50C1">
        <w:rPr>
          <w:rFonts w:hint="eastAsia"/>
        </w:rPr>
        <w:t>并</w:t>
      </w:r>
      <w:r w:rsidR="005A4F4D">
        <w:rPr>
          <w:rFonts w:hint="eastAsia"/>
        </w:rPr>
        <w:t>告知</w:t>
      </w:r>
      <w:r w:rsidR="005A4F4D">
        <w:rPr>
          <w:rFonts w:hint="eastAsia"/>
        </w:rPr>
        <w:t>PCU</w:t>
      </w:r>
      <w:r w:rsidR="005A4F4D">
        <w:rPr>
          <w:rFonts w:hint="eastAsia"/>
        </w:rPr>
        <w:t>当前静态库不可用。</w:t>
      </w:r>
    </w:p>
    <w:p w14:paraId="2A84E2C8" w14:textId="0A804328" w:rsidR="00497EB6" w:rsidRPr="00E0717E" w:rsidRDefault="00497EB6" w:rsidP="00497EB6">
      <w:pPr>
        <w:ind w:left="420" w:firstLineChars="1400" w:firstLine="2940"/>
        <w:rPr>
          <w:rFonts w:ascii="Segoe UI Symbol" w:eastAsia="微软雅黑" w:hAnsi="Segoe UI Symbol" w:cs="Segoe UI Symbol"/>
          <w:bCs/>
          <w:color w:val="000000" w:themeColor="text1"/>
          <w:szCs w:val="21"/>
        </w:rPr>
      </w:pPr>
      <w:r>
        <w:rPr>
          <w:noProof/>
        </w:rPr>
        <w:drawing>
          <wp:inline distT="0" distB="0" distL="0" distR="0" wp14:anchorId="11BC444A" wp14:editId="4D1E46F3">
            <wp:extent cx="1357145" cy="2356339"/>
            <wp:effectExtent l="0" t="0" r="0" b="6350"/>
            <wp:docPr id="9358848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8131" cy="2375414"/>
                    </a:xfrm>
                    <a:prstGeom prst="rect">
                      <a:avLst/>
                    </a:prstGeom>
                    <a:noFill/>
                    <a:ln>
                      <a:noFill/>
                    </a:ln>
                  </pic:spPr>
                </pic:pic>
              </a:graphicData>
            </a:graphic>
          </wp:inline>
        </w:drawing>
      </w:r>
    </w:p>
    <w:p w14:paraId="3BAD2444"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Adobe 繁黑體 Std B" w:eastAsiaTheme="minorEastAsia" w:hAnsi="Adobe 繁黑體 Std B"/>
          <w:sz w:val="11"/>
          <w:szCs w:val="11"/>
        </w:rPr>
        <w:t xml:space="preserve">typedef </w:t>
      </w:r>
      <w:r w:rsidRPr="00D729B3">
        <w:rPr>
          <w:rFonts w:ascii="Adobe 繁黑體 Std B" w:eastAsiaTheme="minorEastAsia" w:hAnsi="Adobe 繁黑體 Std B"/>
          <w:i/>
          <w:iCs/>
          <w:sz w:val="11"/>
          <w:szCs w:val="11"/>
        </w:rPr>
        <w:t>struct</w:t>
      </w:r>
    </w:p>
    <w:p w14:paraId="7C5511E0"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Adobe 繁黑體 Std B" w:eastAsiaTheme="minorEastAsia" w:hAnsi="Adobe 繁黑體 Std B"/>
          <w:sz w:val="11"/>
          <w:szCs w:val="11"/>
        </w:rPr>
        <w:t>{</w:t>
      </w:r>
    </w:p>
    <w:p w14:paraId="669BC206" w14:textId="47CACF29"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Adobe 繁黑體 Std B" w:eastAsiaTheme="minorEastAsia" w:hAnsi="Adobe 繁黑體 Std B"/>
          <w:i/>
          <w:iCs/>
          <w:sz w:val="11"/>
          <w:szCs w:val="11"/>
        </w:rPr>
        <w:t>uint32_</w:t>
      </w:r>
      <w:proofErr w:type="gramStart"/>
      <w:r w:rsidRPr="00D729B3">
        <w:rPr>
          <w:rFonts w:ascii="Adobe 繁黑體 Std B" w:eastAsiaTheme="minorEastAsia" w:hAnsi="Adobe 繁黑體 Std B"/>
          <w:i/>
          <w:iCs/>
          <w:sz w:val="11"/>
          <w:szCs w:val="11"/>
        </w:rPr>
        <w:t>t</w:t>
      </w:r>
      <w:r w:rsidRPr="00D729B3">
        <w:rPr>
          <w:rFonts w:ascii="Adobe 繁黑體 Std B" w:eastAsiaTheme="minorEastAsia" w:hAnsi="Adobe 繁黑體 Std B"/>
          <w:sz w:val="11"/>
          <w:szCs w:val="11"/>
        </w:rPr>
        <w:t xml:space="preserve"> </w:t>
      </w:r>
      <w:r>
        <w:rPr>
          <w:rFonts w:ascii="Adobe 繁黑體 Std B" w:eastAsiaTheme="minorEastAsia" w:hAnsi="Adobe 繁黑體 Std B" w:hint="eastAsia"/>
          <w:sz w:val="11"/>
          <w:szCs w:val="11"/>
        </w:rPr>
        <w:t xml:space="preserve"> </w:t>
      </w:r>
      <w:proofErr w:type="spellStart"/>
      <w:r w:rsidRPr="00D729B3">
        <w:rPr>
          <w:rFonts w:ascii="Adobe 繁黑體 Std B" w:eastAsiaTheme="minorEastAsia" w:hAnsi="Adobe 繁黑體 Std B"/>
          <w:b/>
          <w:bCs/>
          <w:sz w:val="15"/>
          <w:szCs w:val="15"/>
        </w:rPr>
        <w:t>front</w:t>
      </w:r>
      <w:proofErr w:type="gramEnd"/>
      <w:r w:rsidRPr="00D729B3">
        <w:rPr>
          <w:rFonts w:ascii="Adobe 繁黑體 Std B" w:eastAsiaTheme="minorEastAsia" w:hAnsi="Adobe 繁黑體 Std B"/>
          <w:b/>
          <w:bCs/>
          <w:sz w:val="15"/>
          <w:szCs w:val="15"/>
        </w:rPr>
        <w:t>_canary</w:t>
      </w:r>
      <w:proofErr w:type="spellEnd"/>
      <w:r w:rsidRPr="00D729B3">
        <w:rPr>
          <w:rFonts w:ascii="Adobe 繁黑體 Std B" w:eastAsiaTheme="minorEastAsia" w:hAnsi="Adobe 繁黑體 Std B"/>
          <w:b/>
          <w:bCs/>
          <w:sz w:val="15"/>
          <w:szCs w:val="15"/>
        </w:rPr>
        <w:t>;</w:t>
      </w:r>
      <w:r w:rsidRPr="00D729B3">
        <w:rPr>
          <w:rFonts w:ascii="Adobe 繁黑體 Std B" w:eastAsiaTheme="minorEastAsia" w:hAnsi="Adobe 繁黑體 Std B"/>
          <w:sz w:val="11"/>
          <w:szCs w:val="11"/>
        </w:rPr>
        <w:t xml:space="preserve"> // absolutely required to be top element</w:t>
      </w:r>
    </w:p>
    <w:p w14:paraId="006F3F91"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proofErr w:type="spellStart"/>
      <w:r w:rsidRPr="00D729B3">
        <w:rPr>
          <w:rFonts w:ascii="Adobe 繁黑體 Std B" w:eastAsiaTheme="minorEastAsia" w:hAnsi="Adobe 繁黑體 Std B"/>
          <w:b/>
          <w:bCs/>
          <w:i/>
          <w:iCs/>
          <w:sz w:val="11"/>
          <w:szCs w:val="11"/>
        </w:rPr>
        <w:t>size_t</w:t>
      </w:r>
      <w:proofErr w:type="spellEnd"/>
      <w:r w:rsidRPr="00D729B3">
        <w:rPr>
          <w:rFonts w:ascii="Adobe 繁黑體 Std B" w:eastAsiaTheme="minorEastAsia" w:hAnsi="Adobe 繁黑體 Std B"/>
          <w:sz w:val="11"/>
          <w:szCs w:val="11"/>
        </w:rPr>
        <w:t xml:space="preserve"> length;</w:t>
      </w:r>
    </w:p>
    <w:p w14:paraId="46E659EB"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Adobe 繁黑體 Std B" w:eastAsiaTheme="minorEastAsia" w:hAnsi="Adobe 繁黑體 Std B"/>
          <w:b/>
          <w:bCs/>
          <w:sz w:val="11"/>
          <w:szCs w:val="11"/>
        </w:rPr>
        <w:t>CRITERION</w:t>
      </w:r>
      <w:r w:rsidRPr="00D729B3">
        <w:rPr>
          <w:rFonts w:ascii="Adobe 繁黑體 Std B" w:eastAsiaTheme="minorEastAsia" w:hAnsi="Adobe 繁黑體 Std B"/>
          <w:sz w:val="11"/>
          <w:szCs w:val="11"/>
        </w:rPr>
        <w:t xml:space="preserve"> </w:t>
      </w:r>
      <w:proofErr w:type="spellStart"/>
      <w:r w:rsidRPr="00D729B3">
        <w:rPr>
          <w:rFonts w:ascii="Adobe 繁黑體 Std B" w:eastAsiaTheme="minorEastAsia" w:hAnsi="Adobe 繁黑體 Std B"/>
          <w:sz w:val="11"/>
          <w:szCs w:val="11"/>
        </w:rPr>
        <w:t>criterion</w:t>
      </w:r>
      <w:proofErr w:type="spellEnd"/>
      <w:r w:rsidRPr="00D729B3">
        <w:rPr>
          <w:rFonts w:ascii="Adobe 繁黑體 Std B" w:eastAsiaTheme="minorEastAsia" w:hAnsi="Adobe 繁黑體 Std B"/>
          <w:sz w:val="11"/>
          <w:szCs w:val="11"/>
        </w:rPr>
        <w:t>;</w:t>
      </w:r>
    </w:p>
    <w:p w14:paraId="0E1467B7"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Cambria" w:eastAsiaTheme="minorEastAsia" w:hAnsi="Cambria" w:cs="Cambria"/>
          <w:sz w:val="11"/>
          <w:szCs w:val="11"/>
        </w:rPr>
        <w:t> </w:t>
      </w:r>
      <w:r w:rsidRPr="00D729B3">
        <w:rPr>
          <w:rFonts w:ascii="Adobe 繁黑體 Std B" w:eastAsiaTheme="minorEastAsia" w:hAnsi="Adobe 繁黑體 Std B"/>
          <w:sz w:val="11"/>
          <w:szCs w:val="11"/>
        </w:rPr>
        <w:t xml:space="preserve"> </w:t>
      </w:r>
      <w:r w:rsidRPr="00D729B3">
        <w:rPr>
          <w:rFonts w:ascii="Adobe 繁黑體 Std B" w:eastAsiaTheme="minorEastAsia" w:hAnsi="Adobe 繁黑體 Std B"/>
          <w:i/>
          <w:iCs/>
          <w:sz w:val="11"/>
          <w:szCs w:val="11"/>
        </w:rPr>
        <w:t>struct</w:t>
      </w:r>
      <w:r w:rsidRPr="00D729B3">
        <w:rPr>
          <w:rFonts w:ascii="Adobe 繁黑體 Std B" w:eastAsiaTheme="minorEastAsia" w:hAnsi="Adobe 繁黑體 Std B"/>
          <w:sz w:val="11"/>
          <w:szCs w:val="11"/>
        </w:rPr>
        <w:t xml:space="preserve"> </w:t>
      </w:r>
      <w:proofErr w:type="spellStart"/>
      <w:r w:rsidRPr="00D729B3">
        <w:rPr>
          <w:rFonts w:ascii="Adobe 繁黑體 Std B" w:eastAsiaTheme="minorEastAsia" w:hAnsi="Adobe 繁黑體 Std B"/>
          <w:b/>
          <w:bCs/>
          <w:sz w:val="11"/>
          <w:szCs w:val="11"/>
        </w:rPr>
        <w:t>Alloc_plugObj</w:t>
      </w:r>
      <w:proofErr w:type="spellEnd"/>
      <w:r w:rsidRPr="00D729B3">
        <w:rPr>
          <w:rFonts w:ascii="Adobe 繁黑體 Std B" w:eastAsiaTheme="minorEastAsia" w:hAnsi="Adobe 繁黑體 Std B"/>
          <w:sz w:val="11"/>
          <w:szCs w:val="11"/>
        </w:rPr>
        <w:t xml:space="preserve"> </w:t>
      </w:r>
      <w:proofErr w:type="spellStart"/>
      <w:r w:rsidRPr="00D729B3">
        <w:rPr>
          <w:rFonts w:ascii="Adobe 繁黑體 Std B" w:eastAsiaTheme="minorEastAsia" w:hAnsi="Adobe 繁黑體 Std B"/>
          <w:sz w:val="11"/>
          <w:szCs w:val="11"/>
        </w:rPr>
        <w:t>obj_</w:t>
      </w:r>
      <w:proofErr w:type="gramStart"/>
      <w:r w:rsidRPr="00D729B3">
        <w:rPr>
          <w:rFonts w:ascii="Adobe 繁黑體 Std B" w:eastAsiaTheme="minorEastAsia" w:hAnsi="Adobe 繁黑體 Std B"/>
          <w:sz w:val="11"/>
          <w:szCs w:val="11"/>
        </w:rPr>
        <w:t>array</w:t>
      </w:r>
      <w:proofErr w:type="spellEnd"/>
      <w:r w:rsidRPr="00D729B3">
        <w:rPr>
          <w:rFonts w:ascii="Adobe 繁黑體 Std B" w:eastAsiaTheme="minorEastAsia" w:hAnsi="Adobe 繁黑體 Std B"/>
          <w:i/>
          <w:iCs/>
          <w:sz w:val="11"/>
          <w:szCs w:val="11"/>
        </w:rPr>
        <w:t>[</w:t>
      </w:r>
      <w:proofErr w:type="gramEnd"/>
      <w:r w:rsidRPr="00D729B3">
        <w:rPr>
          <w:rFonts w:ascii="Adobe 繁黑體 Std B" w:eastAsiaTheme="minorEastAsia" w:hAnsi="Adobe 繁黑體 Std B"/>
          <w:i/>
          <w:iCs/>
          <w:sz w:val="11"/>
          <w:szCs w:val="11"/>
        </w:rPr>
        <w:t>]</w:t>
      </w:r>
      <w:r w:rsidRPr="00D729B3">
        <w:rPr>
          <w:rFonts w:ascii="Adobe 繁黑體 Std B" w:eastAsiaTheme="minorEastAsia" w:hAnsi="Adobe 繁黑體 Std B"/>
          <w:sz w:val="11"/>
          <w:szCs w:val="11"/>
        </w:rPr>
        <w:t>;</w:t>
      </w:r>
    </w:p>
    <w:p w14:paraId="3FDB802B"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Adobe 繁黑體 Std B" w:eastAsiaTheme="minorEastAsia" w:hAnsi="Adobe 繁黑體 Std B"/>
          <w:sz w:val="11"/>
          <w:szCs w:val="11"/>
        </w:rPr>
        <w:t xml:space="preserve">} </w:t>
      </w:r>
      <w:proofErr w:type="spellStart"/>
      <w:r w:rsidRPr="00D729B3">
        <w:rPr>
          <w:rFonts w:ascii="Adobe 繁黑體 Std B" w:eastAsiaTheme="minorEastAsia" w:hAnsi="Adobe 繁黑體 Std B"/>
          <w:b/>
          <w:bCs/>
          <w:sz w:val="11"/>
          <w:szCs w:val="11"/>
        </w:rPr>
        <w:t>Alloc_plugArray</w:t>
      </w:r>
      <w:proofErr w:type="spellEnd"/>
      <w:r w:rsidRPr="00D729B3">
        <w:rPr>
          <w:rFonts w:ascii="Adobe 繁黑體 Std B" w:eastAsiaTheme="minorEastAsia" w:hAnsi="Adobe 繁黑體 Std B"/>
          <w:sz w:val="11"/>
          <w:szCs w:val="11"/>
        </w:rPr>
        <w:t>;</w:t>
      </w:r>
    </w:p>
    <w:p w14:paraId="08918E15" w14:textId="77777777" w:rsid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p>
    <w:p w14:paraId="68BB5B41" w14:textId="77777777" w:rsidR="00FD5AC4" w:rsidRPr="00FD5AC4" w:rsidRDefault="00FD5AC4" w:rsidP="00FD5AC4">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FD5AC4">
        <w:rPr>
          <w:rFonts w:ascii="Adobe 繁黑體 Std B" w:eastAsiaTheme="minorEastAsia" w:hAnsi="Adobe 繁黑體 Std B"/>
          <w:i/>
          <w:iCs/>
          <w:sz w:val="11"/>
          <w:szCs w:val="11"/>
        </w:rPr>
        <w:lastRenderedPageBreak/>
        <w:t>#define</w:t>
      </w:r>
      <w:r w:rsidRPr="00FD5AC4">
        <w:rPr>
          <w:rFonts w:ascii="Adobe 繁黑體 Std B" w:eastAsiaTheme="minorEastAsia" w:hAnsi="Adobe 繁黑體 Std B"/>
          <w:sz w:val="11"/>
          <w:szCs w:val="11"/>
        </w:rPr>
        <w:t xml:space="preserve"> IS_FRONT_CANARY_</w:t>
      </w:r>
      <w:proofErr w:type="gramStart"/>
      <w:r w:rsidRPr="00FD5AC4">
        <w:rPr>
          <w:rFonts w:ascii="Adobe 繁黑體 Std B" w:eastAsiaTheme="minorEastAsia" w:hAnsi="Adobe 繁黑體 Std B"/>
          <w:sz w:val="11"/>
          <w:szCs w:val="11"/>
        </w:rPr>
        <w:t>INTACT(</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type) \</w:t>
      </w:r>
    </w:p>
    <w:p w14:paraId="76A8CCAA" w14:textId="77777777" w:rsidR="00FD5AC4" w:rsidRPr="00FD5AC4" w:rsidRDefault="00FD5AC4" w:rsidP="00FD5AC4">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proofErr w:type="spellStart"/>
      <w:r w:rsidRPr="00FD5AC4">
        <w:rPr>
          <w:rFonts w:ascii="Adobe 繁黑體 Std B" w:eastAsiaTheme="minorEastAsia" w:hAnsi="Adobe 繁黑體 Std B"/>
          <w:sz w:val="11"/>
          <w:szCs w:val="11"/>
        </w:rPr>
        <w:t>ptr</w:t>
      </w:r>
      <w:proofErr w:type="spellEnd"/>
      <w:proofErr w:type="gramStart"/>
      <w:r w:rsidRPr="00FD5AC4">
        <w:rPr>
          <w:rFonts w:ascii="Adobe 繁黑體 Std B" w:eastAsiaTheme="minorEastAsia" w:hAnsi="Adobe 繁黑體 Std B"/>
          <w:sz w:val="11"/>
          <w:szCs w:val="11"/>
        </w:rPr>
        <w:t>) ?</w:t>
      </w:r>
      <w:proofErr w:type="gramEnd"/>
      <w:r w:rsidRPr="00FD5AC4">
        <w:rPr>
          <w:rFonts w:ascii="Adobe 繁黑體 Std B" w:eastAsiaTheme="minorEastAsia" w:hAnsi="Adobe 繁黑體 Std B"/>
          <w:sz w:val="11"/>
          <w:szCs w:val="11"/>
        </w:rPr>
        <w:t xml:space="preserve"> (((</w:t>
      </w:r>
      <w:r w:rsidRPr="00FD5AC4">
        <w:rPr>
          <w:rFonts w:ascii="Adobe 繁黑體 Std B" w:eastAsiaTheme="minorEastAsia" w:hAnsi="Adobe 繁黑體 Std B"/>
          <w:i/>
          <w:iCs/>
          <w:sz w:val="11"/>
          <w:szCs w:val="11"/>
        </w:rPr>
        <w:t>const</w:t>
      </w:r>
      <w:r w:rsidRPr="00FD5AC4">
        <w:rPr>
          <w:rFonts w:ascii="Adobe 繁黑體 Std B" w:eastAsiaTheme="minorEastAsia" w:hAnsi="Adobe 繁黑體 Std B"/>
          <w:sz w:val="11"/>
          <w:szCs w:val="11"/>
        </w:rPr>
        <w:t xml:space="preserve"> type </w:t>
      </w:r>
      <w:proofErr w:type="gramStart"/>
      <w:r w:rsidRPr="00FD5AC4">
        <w:rPr>
          <w:rFonts w:ascii="Adobe 繁黑體 Std B" w:eastAsiaTheme="minorEastAsia" w:hAnsi="Adobe 繁黑體 Std B"/>
          <w:sz w:val="11"/>
          <w:szCs w:val="11"/>
        </w:rPr>
        <w:t>*)(</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))-&gt;</w:t>
      </w:r>
      <w:proofErr w:type="spellStart"/>
      <w:r w:rsidRPr="00FD5AC4">
        <w:rPr>
          <w:rFonts w:ascii="Adobe 繁黑體 Std B" w:eastAsiaTheme="minorEastAsia" w:hAnsi="Adobe 繁黑體 Std B"/>
          <w:sz w:val="11"/>
          <w:szCs w:val="11"/>
        </w:rPr>
        <w:t>front_canary</w:t>
      </w:r>
      <w:proofErr w:type="spellEnd"/>
      <w:r w:rsidRPr="00FD5AC4">
        <w:rPr>
          <w:rFonts w:ascii="Adobe 繁黑體 Std B" w:eastAsiaTheme="minorEastAsia" w:hAnsi="Adobe 繁黑體 Std B"/>
          <w:sz w:val="11"/>
          <w:szCs w:val="11"/>
        </w:rPr>
        <w:t xml:space="preserve"> == (FRONT_MAGICWORD)</w:t>
      </w:r>
      <w:proofErr w:type="gramStart"/>
      <w:r w:rsidRPr="00FD5AC4">
        <w:rPr>
          <w:rFonts w:ascii="Adobe 繁黑體 Std B" w:eastAsiaTheme="minorEastAsia" w:hAnsi="Adobe 繁黑體 Std B"/>
          <w:sz w:val="11"/>
          <w:szCs w:val="11"/>
        </w:rPr>
        <w:t>) :</w:t>
      </w:r>
      <w:proofErr w:type="gramEnd"/>
      <w:r w:rsidRPr="00FD5AC4">
        <w:rPr>
          <w:rFonts w:ascii="Adobe 繁黑體 Std B" w:eastAsiaTheme="minorEastAsia" w:hAnsi="Adobe 繁黑體 Std B"/>
          <w:sz w:val="11"/>
          <w:szCs w:val="11"/>
        </w:rPr>
        <w:t xml:space="preserve"> false)</w:t>
      </w:r>
    </w:p>
    <w:p w14:paraId="44C07FDB" w14:textId="77777777" w:rsidR="00FD5AC4" w:rsidRPr="00FD5AC4" w:rsidRDefault="00FD5AC4" w:rsidP="00FD5AC4">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FD5AC4">
        <w:rPr>
          <w:rFonts w:ascii="Adobe 繁黑體 Std B" w:eastAsiaTheme="minorEastAsia" w:hAnsi="Adobe 繁黑體 Std B"/>
          <w:i/>
          <w:iCs/>
          <w:sz w:val="11"/>
          <w:szCs w:val="11"/>
        </w:rPr>
        <w:t>#define</w:t>
      </w:r>
      <w:r w:rsidRPr="00FD5AC4">
        <w:rPr>
          <w:rFonts w:ascii="Adobe 繁黑體 Std B" w:eastAsiaTheme="minorEastAsia" w:hAnsi="Adobe 繁黑體 Std B"/>
          <w:sz w:val="11"/>
          <w:szCs w:val="11"/>
        </w:rPr>
        <w:t xml:space="preserve"> GET_REAR_CANARY_</w:t>
      </w:r>
      <w:proofErr w:type="gramStart"/>
      <w:r w:rsidRPr="00FD5AC4">
        <w:rPr>
          <w:rFonts w:ascii="Adobe 繁黑體 Std B" w:eastAsiaTheme="minorEastAsia" w:hAnsi="Adobe 繁黑體 Std B"/>
          <w:sz w:val="11"/>
          <w:szCs w:val="11"/>
        </w:rPr>
        <w:t>PTR(</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type) \</w:t>
      </w:r>
    </w:p>
    <w:p w14:paraId="27F5D631" w14:textId="77777777" w:rsidR="00FD5AC4" w:rsidRPr="00FD5AC4" w:rsidRDefault="00FD5AC4" w:rsidP="00FD5AC4">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r w:rsidRPr="00FD5AC4">
        <w:rPr>
          <w:rFonts w:ascii="Adobe 繁黑體 Std B" w:eastAsiaTheme="minorEastAsia" w:hAnsi="Adobe 繁黑體 Std B"/>
          <w:i/>
          <w:iCs/>
          <w:sz w:val="11"/>
          <w:szCs w:val="11"/>
        </w:rPr>
        <w:t>uint32_t</w:t>
      </w:r>
      <w:r w:rsidRPr="00FD5AC4">
        <w:rPr>
          <w:rFonts w:ascii="Adobe 繁黑體 Std B" w:eastAsiaTheme="minorEastAsia" w:hAnsi="Adobe 繁黑體 Std B"/>
          <w:sz w:val="11"/>
          <w:szCs w:val="11"/>
        </w:rPr>
        <w:t xml:space="preserve"> </w:t>
      </w:r>
      <w:proofErr w:type="gramStart"/>
      <w:r w:rsidRPr="00FD5AC4">
        <w:rPr>
          <w:rFonts w:ascii="Adobe 繁黑體 Std B" w:eastAsiaTheme="minorEastAsia" w:hAnsi="Adobe 繁黑體 Std B"/>
          <w:sz w:val="11"/>
          <w:szCs w:val="11"/>
        </w:rPr>
        <w:t>*)(</w:t>
      </w:r>
      <w:proofErr w:type="gramEnd"/>
      <w:r w:rsidRPr="00FD5AC4">
        <w:rPr>
          <w:rFonts w:ascii="Adobe 繁黑體 Std B" w:eastAsiaTheme="minorEastAsia" w:hAnsi="Adobe 繁黑體 Std B"/>
          <w:sz w:val="11"/>
          <w:szCs w:val="11"/>
        </w:rPr>
        <w:t>(</w:t>
      </w:r>
      <w:r w:rsidRPr="00FD5AC4">
        <w:rPr>
          <w:rFonts w:ascii="Adobe 繁黑體 Std B" w:eastAsiaTheme="minorEastAsia" w:hAnsi="Adobe 繁黑體 Std B"/>
          <w:i/>
          <w:iCs/>
          <w:sz w:val="11"/>
          <w:szCs w:val="11"/>
        </w:rPr>
        <w:t>char</w:t>
      </w:r>
      <w:r w:rsidRPr="00FD5AC4">
        <w:rPr>
          <w:rFonts w:ascii="Adobe 繁黑體 Std B" w:eastAsiaTheme="minorEastAsia" w:hAnsi="Adobe 繁黑體 Std B"/>
          <w:sz w:val="11"/>
          <w:szCs w:val="11"/>
        </w:rPr>
        <w:t xml:space="preserve"> </w:t>
      </w:r>
      <w:proofErr w:type="gramStart"/>
      <w:r w:rsidRPr="00FD5AC4">
        <w:rPr>
          <w:rFonts w:ascii="Adobe 繁黑體 Std B" w:eastAsiaTheme="minorEastAsia" w:hAnsi="Adobe 繁黑體 Std B"/>
          <w:sz w:val="11"/>
          <w:szCs w:val="11"/>
        </w:rPr>
        <w:t>*)(</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xml:space="preserve">) + </w:t>
      </w:r>
      <w:proofErr w:type="spellStart"/>
      <w:r w:rsidRPr="00FD5AC4">
        <w:rPr>
          <w:rFonts w:ascii="Adobe 繁黑體 Std B" w:eastAsiaTheme="minorEastAsia" w:hAnsi="Adobe 繁黑體 Std B"/>
          <w:sz w:val="11"/>
          <w:szCs w:val="11"/>
        </w:rPr>
        <w:t>sizeof</w:t>
      </w:r>
      <w:proofErr w:type="spellEnd"/>
      <w:r w:rsidRPr="00FD5AC4">
        <w:rPr>
          <w:rFonts w:ascii="Adobe 繁黑體 Std B" w:eastAsiaTheme="minorEastAsia" w:hAnsi="Adobe 繁黑體 Std B"/>
          <w:sz w:val="11"/>
          <w:szCs w:val="11"/>
        </w:rPr>
        <w:t>(type) + (</w:t>
      </w:r>
      <w:proofErr w:type="spellStart"/>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xml:space="preserve">)-&gt;length * </w:t>
      </w:r>
      <w:proofErr w:type="spellStart"/>
      <w:proofErr w:type="gramStart"/>
      <w:r w:rsidRPr="00FD5AC4">
        <w:rPr>
          <w:rFonts w:ascii="Adobe 繁黑體 Std B" w:eastAsiaTheme="minorEastAsia" w:hAnsi="Adobe 繁黑體 Std B"/>
          <w:sz w:val="11"/>
          <w:szCs w:val="11"/>
        </w:rPr>
        <w:t>sizeof</w:t>
      </w:r>
      <w:proofErr w:type="spellEnd"/>
      <w:r w:rsidRPr="00FD5AC4">
        <w:rPr>
          <w:rFonts w:ascii="Adobe 繁黑體 Std B" w:eastAsiaTheme="minorEastAsia" w:hAnsi="Adobe 繁黑體 Std B"/>
          <w:sz w:val="11"/>
          <w:szCs w:val="11"/>
        </w:rPr>
        <w:t>(</w:t>
      </w:r>
      <w:proofErr w:type="gramEnd"/>
      <w:r w:rsidRPr="00FD5AC4">
        <w:rPr>
          <w:rFonts w:ascii="Adobe 繁黑體 Std B" w:eastAsiaTheme="minorEastAsia" w:hAnsi="Adobe 繁黑體 Std B"/>
          <w:sz w:val="11"/>
          <w:szCs w:val="11"/>
        </w:rPr>
        <w:t>((type *)0)-&gt;</w:t>
      </w:r>
      <w:proofErr w:type="spellStart"/>
      <w:r w:rsidRPr="00FD5AC4">
        <w:rPr>
          <w:rFonts w:ascii="Adobe 繁黑體 Std B" w:eastAsiaTheme="minorEastAsia" w:hAnsi="Adobe 繁黑體 Std B"/>
          <w:sz w:val="11"/>
          <w:szCs w:val="11"/>
        </w:rPr>
        <w:t>obj_</w:t>
      </w:r>
      <w:proofErr w:type="gramStart"/>
      <w:r w:rsidRPr="00FD5AC4">
        <w:rPr>
          <w:rFonts w:ascii="Adobe 繁黑體 Std B" w:eastAsiaTheme="minorEastAsia" w:hAnsi="Adobe 繁黑體 Std B"/>
          <w:sz w:val="11"/>
          <w:szCs w:val="11"/>
        </w:rPr>
        <w:t>array</w:t>
      </w:r>
      <w:proofErr w:type="spellEnd"/>
      <w:r w:rsidRPr="00FD5AC4">
        <w:rPr>
          <w:rFonts w:ascii="Adobe 繁黑體 Std B" w:eastAsiaTheme="minorEastAsia" w:hAnsi="Adobe 繁黑體 Std B"/>
          <w:sz w:val="11"/>
          <w:szCs w:val="11"/>
        </w:rPr>
        <w:t>[</w:t>
      </w:r>
      <w:proofErr w:type="gramEnd"/>
      <w:r w:rsidRPr="00FD5AC4">
        <w:rPr>
          <w:rFonts w:ascii="Adobe 繁黑體 Std B" w:eastAsiaTheme="minorEastAsia" w:hAnsi="Adobe 繁黑體 Std B"/>
          <w:sz w:val="11"/>
          <w:szCs w:val="11"/>
        </w:rPr>
        <w:t>0])))</w:t>
      </w:r>
    </w:p>
    <w:p w14:paraId="1D26E347" w14:textId="77777777" w:rsidR="00FD5AC4" w:rsidRPr="00FD5AC4" w:rsidRDefault="00FD5AC4" w:rsidP="00FD5AC4">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FD5AC4">
        <w:rPr>
          <w:rFonts w:ascii="Adobe 繁黑體 Std B" w:eastAsiaTheme="minorEastAsia" w:hAnsi="Adobe 繁黑體 Std B"/>
          <w:i/>
          <w:iCs/>
          <w:sz w:val="11"/>
          <w:szCs w:val="11"/>
        </w:rPr>
        <w:t>#define</w:t>
      </w:r>
      <w:r w:rsidRPr="00FD5AC4">
        <w:rPr>
          <w:rFonts w:ascii="Adobe 繁黑體 Std B" w:eastAsiaTheme="minorEastAsia" w:hAnsi="Adobe 繁黑體 Std B"/>
          <w:sz w:val="11"/>
          <w:szCs w:val="11"/>
        </w:rPr>
        <w:t xml:space="preserve"> IS_REAR_CANARY_</w:t>
      </w:r>
      <w:proofErr w:type="gramStart"/>
      <w:r w:rsidRPr="00FD5AC4">
        <w:rPr>
          <w:rFonts w:ascii="Adobe 繁黑體 Std B" w:eastAsiaTheme="minorEastAsia" w:hAnsi="Adobe 繁黑體 Std B"/>
          <w:sz w:val="11"/>
          <w:szCs w:val="11"/>
        </w:rPr>
        <w:t>INTACT(</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type) \</w:t>
      </w:r>
    </w:p>
    <w:p w14:paraId="6EAB1382" w14:textId="1560E6B9" w:rsidR="00D729B3" w:rsidRPr="00D729B3" w:rsidRDefault="00FD5AC4"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r w:rsidRPr="00FD5AC4">
        <w:rPr>
          <w:rFonts w:ascii="Cambria" w:eastAsiaTheme="minorEastAsia" w:hAnsi="Cambria" w:cs="Cambria"/>
          <w:sz w:val="11"/>
          <w:szCs w:val="11"/>
        </w:rPr>
        <w:t> </w:t>
      </w:r>
      <w:r w:rsidRPr="00FD5AC4">
        <w:rPr>
          <w:rFonts w:ascii="Adobe 繁黑體 Std B" w:eastAsiaTheme="minorEastAsia" w:hAnsi="Adobe 繁黑體 Std B"/>
          <w:sz w:val="11"/>
          <w:szCs w:val="11"/>
        </w:rPr>
        <w:t xml:space="preserve"> ((</w:t>
      </w:r>
      <w:proofErr w:type="spellStart"/>
      <w:r w:rsidRPr="00FD5AC4">
        <w:rPr>
          <w:rFonts w:ascii="Adobe 繁黑體 Std B" w:eastAsiaTheme="minorEastAsia" w:hAnsi="Adobe 繁黑體 Std B"/>
          <w:sz w:val="11"/>
          <w:szCs w:val="11"/>
        </w:rPr>
        <w:t>ptr</w:t>
      </w:r>
      <w:proofErr w:type="spellEnd"/>
      <w:proofErr w:type="gramStart"/>
      <w:r w:rsidRPr="00FD5AC4">
        <w:rPr>
          <w:rFonts w:ascii="Adobe 繁黑體 Std B" w:eastAsiaTheme="minorEastAsia" w:hAnsi="Adobe 繁黑體 Std B"/>
          <w:sz w:val="11"/>
          <w:szCs w:val="11"/>
        </w:rPr>
        <w:t>) ?</w:t>
      </w:r>
      <w:proofErr w:type="gramEnd"/>
      <w:r w:rsidRPr="00FD5AC4">
        <w:rPr>
          <w:rFonts w:ascii="Adobe 繁黑體 Std B" w:eastAsiaTheme="minorEastAsia" w:hAnsi="Adobe 繁黑體 Std B"/>
          <w:sz w:val="11"/>
          <w:szCs w:val="11"/>
        </w:rPr>
        <w:t xml:space="preserve"> (*GET_REAR_CANARY_</w:t>
      </w:r>
      <w:proofErr w:type="gramStart"/>
      <w:r w:rsidRPr="00FD5AC4">
        <w:rPr>
          <w:rFonts w:ascii="Adobe 繁黑體 Std B" w:eastAsiaTheme="minorEastAsia" w:hAnsi="Adobe 繁黑體 Std B"/>
          <w:sz w:val="11"/>
          <w:szCs w:val="11"/>
        </w:rPr>
        <w:t>PTR(</w:t>
      </w:r>
      <w:proofErr w:type="spellStart"/>
      <w:proofErr w:type="gramEnd"/>
      <w:r w:rsidRPr="00FD5AC4">
        <w:rPr>
          <w:rFonts w:ascii="Adobe 繁黑體 Std B" w:eastAsiaTheme="minorEastAsia" w:hAnsi="Adobe 繁黑體 Std B"/>
          <w:sz w:val="11"/>
          <w:szCs w:val="11"/>
        </w:rPr>
        <w:t>ptr</w:t>
      </w:r>
      <w:proofErr w:type="spellEnd"/>
      <w:r w:rsidRPr="00FD5AC4">
        <w:rPr>
          <w:rFonts w:ascii="Adobe 繁黑體 Std B" w:eastAsiaTheme="minorEastAsia" w:hAnsi="Adobe 繁黑體 Std B"/>
          <w:sz w:val="11"/>
          <w:szCs w:val="11"/>
        </w:rPr>
        <w:t>, type) == (REAR_MAGICWORD)</w:t>
      </w:r>
      <w:proofErr w:type="gramStart"/>
      <w:r w:rsidRPr="00FD5AC4">
        <w:rPr>
          <w:rFonts w:ascii="Adobe 繁黑體 Std B" w:eastAsiaTheme="minorEastAsia" w:hAnsi="Adobe 繁黑體 Std B"/>
          <w:sz w:val="11"/>
          <w:szCs w:val="11"/>
        </w:rPr>
        <w:t>) :</w:t>
      </w:r>
      <w:proofErr w:type="gramEnd"/>
      <w:r w:rsidRPr="00FD5AC4">
        <w:rPr>
          <w:rFonts w:ascii="Adobe 繁黑體 Std B" w:eastAsiaTheme="minorEastAsia" w:hAnsi="Adobe 繁黑體 Std B"/>
          <w:sz w:val="11"/>
          <w:szCs w:val="11"/>
        </w:rPr>
        <w:t xml:space="preserve"> false)</w:t>
      </w:r>
    </w:p>
    <w:p w14:paraId="5ED61567" w14:textId="77777777" w:rsidR="00D729B3" w:rsidRPr="00E0717E" w:rsidRDefault="00D729B3" w:rsidP="00D729B3">
      <w:pPr>
        <w:ind w:left="420" w:firstLine="420"/>
        <w:jc w:val="center"/>
        <w:rPr>
          <w:rFonts w:ascii="Segoe UI Symbol" w:eastAsia="微软雅黑" w:hAnsi="Segoe UI Symbol" w:cs="Segoe UI Symbol"/>
          <w:bCs/>
          <w:color w:val="000000" w:themeColor="text1"/>
          <w:szCs w:val="21"/>
        </w:rPr>
      </w:pPr>
    </w:p>
    <w:p w14:paraId="55FFF472"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704E6D">
        <w:rPr>
          <w:rFonts w:ascii="微软雅黑" w:eastAsia="微软雅黑" w:hAnsi="微软雅黑"/>
          <w:sz w:val="13"/>
          <w:szCs w:val="13"/>
        </w:rPr>
        <w:t xml:space="preserve">   </w:t>
      </w:r>
      <w:r>
        <w:rPr>
          <w:rFonts w:ascii="微软雅黑" w:eastAsia="微软雅黑" w:hAnsi="微软雅黑"/>
          <w:sz w:val="13"/>
          <w:szCs w:val="13"/>
        </w:rPr>
        <w:tab/>
      </w:r>
    </w:p>
    <w:p w14:paraId="59DA24F2"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Adobe 繁黑體 Std B" w:eastAsia="Adobe 繁黑體 Std B" w:hAnsi="Adobe 繁黑體 Std B"/>
          <w:sz w:val="11"/>
          <w:szCs w:val="11"/>
        </w:rPr>
        <w:t xml:space="preserve">bool </w:t>
      </w:r>
      <w:proofErr w:type="spellStart"/>
      <w:r w:rsidRPr="00D729B3">
        <w:rPr>
          <w:rFonts w:ascii="Adobe 繁黑體 Std B" w:eastAsia="Adobe 繁黑體 Std B" w:hAnsi="Adobe 繁黑體 Std B"/>
          <w:sz w:val="11"/>
          <w:szCs w:val="11"/>
        </w:rPr>
        <w:t>hear_Canaries_Twittering</w:t>
      </w:r>
      <w:proofErr w:type="spellEnd"/>
      <w:r w:rsidRPr="00D729B3">
        <w:rPr>
          <w:rFonts w:ascii="Adobe 繁黑體 Std B" w:eastAsia="Adobe 繁黑體 Std B" w:hAnsi="Adobe 繁黑體 Std B"/>
          <w:sz w:val="11"/>
          <w:szCs w:val="11"/>
        </w:rPr>
        <w:t>(void)</w:t>
      </w:r>
    </w:p>
    <w:p w14:paraId="20C84995"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Adobe 繁黑體 Std B" w:eastAsia="Adobe 繁黑體 Std B" w:hAnsi="Adobe 繁黑體 Std B"/>
          <w:sz w:val="11"/>
          <w:szCs w:val="11"/>
        </w:rPr>
        <w:t>{</w:t>
      </w:r>
    </w:p>
    <w:p w14:paraId="3EBBA1A9"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_FRONT_CANARY_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gpNodesArray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Alloc_nodeArray</w:t>
      </w:r>
      <w:proofErr w:type="spellEnd"/>
      <w:r w:rsidRPr="00D729B3">
        <w:rPr>
          <w:rFonts w:ascii="Adobe 繁黑體 Std B" w:eastAsia="Adobe 繁黑體 Std B" w:hAnsi="Adobe 繁黑體 Std B"/>
          <w:sz w:val="11"/>
          <w:szCs w:val="11"/>
        </w:rPr>
        <w:t>))</w:t>
      </w:r>
    </w:p>
    <w:p w14:paraId="3F35A3A4"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07D39CDA"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gpNodesArray</w:t>
      </w:r>
      <w:proofErr w:type="spellEnd"/>
      <w:r w:rsidRPr="00D729B3">
        <w:rPr>
          <w:rFonts w:ascii="Adobe 繁黑體 Std B" w:eastAsia="Adobe 繁黑體 Std B" w:hAnsi="Adobe 繁黑體 Std B"/>
          <w:sz w:val="11"/>
          <w:szCs w:val="11"/>
        </w:rPr>
        <w:t xml:space="preserve"> Front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5C351B9A"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10D86537" w14:textId="418009E5"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58AF9EDC"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_REAR_CANARY_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gpNodesArray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Alloc_nodeArray</w:t>
      </w:r>
      <w:proofErr w:type="spellEnd"/>
      <w:r w:rsidRPr="00D729B3">
        <w:rPr>
          <w:rFonts w:ascii="Adobe 繁黑體 Std B" w:eastAsia="Adobe 繁黑體 Std B" w:hAnsi="Adobe 繁黑體 Std B"/>
          <w:sz w:val="11"/>
          <w:szCs w:val="11"/>
        </w:rPr>
        <w:t>))</w:t>
      </w:r>
    </w:p>
    <w:p w14:paraId="646E3A62"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73C2A0FC"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gpNodesArray</w:t>
      </w:r>
      <w:proofErr w:type="spellEnd"/>
      <w:r w:rsidRPr="00D729B3">
        <w:rPr>
          <w:rFonts w:ascii="Adobe 繁黑體 Std B" w:eastAsia="Adobe 繁黑體 Std B" w:hAnsi="Adobe 繁黑體 Std B"/>
          <w:sz w:val="11"/>
          <w:szCs w:val="11"/>
        </w:rPr>
        <w:t xml:space="preserve"> Rear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0CA6C628"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009CBBD1" w14:textId="680862FE"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17DDEE69"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_FRONT_CANARY_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gpPlugsArray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Alloc_plugArray</w:t>
      </w:r>
      <w:proofErr w:type="spellEnd"/>
      <w:r w:rsidRPr="00D729B3">
        <w:rPr>
          <w:rFonts w:ascii="Adobe 繁黑體 Std B" w:eastAsia="Adobe 繁黑體 Std B" w:hAnsi="Adobe 繁黑體 Std B"/>
          <w:sz w:val="11"/>
          <w:szCs w:val="11"/>
        </w:rPr>
        <w:t>))</w:t>
      </w:r>
    </w:p>
    <w:p w14:paraId="37F89B06" w14:textId="77777777" w:rsidR="00FD5AC4"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7338A593" w14:textId="6E972879"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gpPlugsArray</w:t>
      </w:r>
      <w:proofErr w:type="spellEnd"/>
      <w:r w:rsidRPr="00D729B3">
        <w:rPr>
          <w:rFonts w:ascii="Adobe 繁黑體 Std B" w:eastAsia="Adobe 繁黑體 Std B" w:hAnsi="Adobe 繁黑體 Std B"/>
          <w:sz w:val="11"/>
          <w:szCs w:val="11"/>
        </w:rPr>
        <w:t xml:space="preserve"> Front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5F34E86B"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0BC53FFE"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2934B510"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_REAR_CANARY_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gpPlugsArray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Alloc_plugArray</w:t>
      </w:r>
      <w:proofErr w:type="spellEnd"/>
      <w:r w:rsidRPr="00D729B3">
        <w:rPr>
          <w:rFonts w:ascii="Adobe 繁黑體 Std B" w:eastAsia="Adobe 繁黑體 Std B" w:hAnsi="Adobe 繁黑體 Std B"/>
          <w:sz w:val="11"/>
          <w:szCs w:val="11"/>
        </w:rPr>
        <w:t>))</w:t>
      </w:r>
    </w:p>
    <w:p w14:paraId="6612ECB8"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7F103ABD"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gpPlugsArray</w:t>
      </w:r>
      <w:proofErr w:type="spellEnd"/>
      <w:r w:rsidRPr="00D729B3">
        <w:rPr>
          <w:rFonts w:ascii="Adobe 繁黑體 Std B" w:eastAsia="Adobe 繁黑體 Std B" w:hAnsi="Adobe 繁黑體 Std B"/>
          <w:sz w:val="11"/>
          <w:szCs w:val="11"/>
        </w:rPr>
        <w:t xml:space="preserve"> Rear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2CAA5414"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1D686101"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485E1FC1"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_FRONT_CANARY_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gpContactorsArray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Alloc_contactorArray</w:t>
      </w:r>
      <w:proofErr w:type="spellEnd"/>
      <w:r w:rsidRPr="00D729B3">
        <w:rPr>
          <w:rFonts w:ascii="Adobe 繁黑體 Std B" w:eastAsia="Adobe 繁黑體 Std B" w:hAnsi="Adobe 繁黑體 Std B"/>
          <w:sz w:val="11"/>
          <w:szCs w:val="11"/>
        </w:rPr>
        <w:t>))</w:t>
      </w:r>
    </w:p>
    <w:p w14:paraId="1EB56FAC" w14:textId="2203B9F9"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3189EDEE"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gpContactorsArray</w:t>
      </w:r>
      <w:proofErr w:type="spellEnd"/>
      <w:r w:rsidRPr="00D729B3">
        <w:rPr>
          <w:rFonts w:ascii="Adobe 繁黑體 Std B" w:eastAsia="Adobe 繁黑體 Std B" w:hAnsi="Adobe 繁黑體 Std B"/>
          <w:sz w:val="11"/>
          <w:szCs w:val="11"/>
        </w:rPr>
        <w:t xml:space="preserve"> Front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13799224"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39E817EA"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17EA45A0"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if </w:t>
      </w:r>
      <w:proofErr w:type="gramStart"/>
      <w:r w:rsidRPr="00D729B3">
        <w:rPr>
          <w:rFonts w:ascii="Adobe 繁黑體 Std B" w:eastAsia="Adobe 繁黑體 Std B" w:hAnsi="Adobe 繁黑體 Std B"/>
          <w:sz w:val="11"/>
          <w:szCs w:val="11"/>
        </w:rPr>
        <w:t>(!IS</w:t>
      </w:r>
      <w:proofErr w:type="gramEnd"/>
      <w:r w:rsidRPr="00D729B3">
        <w:rPr>
          <w:rFonts w:ascii="Adobe 繁黑體 Std B" w:eastAsia="Adobe 繁黑體 Std B" w:hAnsi="Adobe 繁黑體 Std B"/>
          <w:sz w:val="11"/>
          <w:szCs w:val="11"/>
        </w:rPr>
        <w:t>_REAR_CANARY_</w:t>
      </w:r>
      <w:proofErr w:type="gramStart"/>
      <w:r w:rsidRPr="00D729B3">
        <w:rPr>
          <w:rFonts w:ascii="Adobe 繁黑體 Std B" w:eastAsia="Adobe 繁黑體 Std B" w:hAnsi="Adobe 繁黑體 Std B"/>
          <w:sz w:val="11"/>
          <w:szCs w:val="11"/>
        </w:rPr>
        <w:t>INTACT(</w:t>
      </w:r>
      <w:proofErr w:type="spellStart"/>
      <w:proofErr w:type="gramEnd"/>
      <w:r w:rsidRPr="00D729B3">
        <w:rPr>
          <w:rFonts w:ascii="Adobe 繁黑體 Std B" w:eastAsia="Adobe 繁黑體 Std B" w:hAnsi="Adobe 繁黑體 Std B"/>
          <w:sz w:val="11"/>
          <w:szCs w:val="11"/>
        </w:rPr>
        <w:t>gpContactorsArray</w:t>
      </w:r>
      <w:proofErr w:type="spellEnd"/>
      <w:r w:rsidRPr="00D729B3">
        <w:rPr>
          <w:rFonts w:ascii="Adobe 繁黑體 Std B" w:eastAsia="Adobe 繁黑體 Std B" w:hAnsi="Adobe 繁黑體 Std B"/>
          <w:sz w:val="11"/>
          <w:szCs w:val="11"/>
        </w:rPr>
        <w:t xml:space="preserve">, </w:t>
      </w:r>
      <w:proofErr w:type="spellStart"/>
      <w:r w:rsidRPr="00D729B3">
        <w:rPr>
          <w:rFonts w:ascii="Adobe 繁黑體 Std B" w:eastAsia="Adobe 繁黑體 Std B" w:hAnsi="Adobe 繁黑體 Std B"/>
          <w:sz w:val="11"/>
          <w:szCs w:val="11"/>
        </w:rPr>
        <w:t>Alloc_contactorArray</w:t>
      </w:r>
      <w:proofErr w:type="spellEnd"/>
      <w:r w:rsidRPr="00D729B3">
        <w:rPr>
          <w:rFonts w:ascii="Adobe 繁黑體 Std B" w:eastAsia="Adobe 繁黑體 Std B" w:hAnsi="Adobe 繁黑體 Std B"/>
          <w:sz w:val="11"/>
          <w:szCs w:val="11"/>
        </w:rPr>
        <w:t>))</w:t>
      </w:r>
    </w:p>
    <w:p w14:paraId="117DC7E5"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216A5B95"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roofErr w:type="spellStart"/>
      <w:proofErr w:type="gramStart"/>
      <w:r w:rsidRPr="00D729B3">
        <w:rPr>
          <w:rFonts w:ascii="Adobe 繁黑體 Std B" w:eastAsia="Adobe 繁黑體 Std B" w:hAnsi="Adobe 繁黑體 Std B"/>
          <w:sz w:val="11"/>
          <w:szCs w:val="11"/>
        </w:rPr>
        <w:t>printf</w:t>
      </w:r>
      <w:proofErr w:type="spellEnd"/>
      <w:r w:rsidRPr="00D729B3">
        <w:rPr>
          <w:rFonts w:ascii="Adobe 繁黑體 Std B" w:eastAsia="Adobe 繁黑體 Std B" w:hAnsi="Adobe 繁黑體 Std B"/>
          <w:sz w:val="11"/>
          <w:szCs w:val="11"/>
        </w:rPr>
        <w:t>(</w:t>
      </w:r>
      <w:proofErr w:type="gramEnd"/>
      <w:r w:rsidRPr="00D729B3">
        <w:rPr>
          <w:rFonts w:ascii="Adobe 繁黑體 Std B" w:eastAsia="Adobe 繁黑體 Std B" w:hAnsi="Adobe 繁黑體 Std B"/>
          <w:sz w:val="11"/>
          <w:szCs w:val="11"/>
        </w:rPr>
        <w:t>"</w:t>
      </w:r>
      <w:proofErr w:type="spellStart"/>
      <w:r w:rsidRPr="00D729B3">
        <w:rPr>
          <w:rFonts w:ascii="Adobe 繁黑體 Std B" w:eastAsia="Adobe 繁黑體 Std B" w:hAnsi="Adobe 繁黑體 Std B"/>
          <w:sz w:val="11"/>
          <w:szCs w:val="11"/>
        </w:rPr>
        <w:t>gpContactorsArray</w:t>
      </w:r>
      <w:proofErr w:type="spellEnd"/>
      <w:r w:rsidRPr="00D729B3">
        <w:rPr>
          <w:rFonts w:ascii="Adobe 繁黑體 Std B" w:eastAsia="Adobe 繁黑體 Std B" w:hAnsi="Adobe 繁黑體 Std B"/>
          <w:sz w:val="11"/>
          <w:szCs w:val="11"/>
        </w:rPr>
        <w:t xml:space="preserve"> Rear canary </w:t>
      </w:r>
      <w:proofErr w:type="gramStart"/>
      <w:r w:rsidRPr="00D729B3">
        <w:rPr>
          <w:rFonts w:ascii="Adobe 繁黑體 Std B" w:eastAsia="Adobe 繁黑體 Std B" w:hAnsi="Adobe 繁黑體 Std B"/>
          <w:sz w:val="11"/>
          <w:szCs w:val="11"/>
        </w:rPr>
        <w:t>corrupted!\r\n</w:t>
      </w:r>
      <w:proofErr w:type="gramEnd"/>
      <w:r w:rsidRPr="00D729B3">
        <w:rPr>
          <w:rFonts w:ascii="Adobe 繁黑體 Std B" w:eastAsia="Adobe 繁黑體 Std B" w:hAnsi="Adobe 繁黑體 Std B"/>
          <w:sz w:val="11"/>
          <w:szCs w:val="11"/>
        </w:rPr>
        <w:t>");</w:t>
      </w:r>
    </w:p>
    <w:p w14:paraId="0848303C"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false;</w:t>
      </w:r>
    </w:p>
    <w:p w14:paraId="546F1DC0"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p>
    <w:p w14:paraId="45D5322E" w14:textId="777777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w:t>
      </w:r>
      <w:r w:rsidRPr="00D729B3">
        <w:rPr>
          <w:rFonts w:ascii="Cambria" w:eastAsia="Adobe 繁黑體 Std B" w:hAnsi="Cambria" w:cs="Cambria"/>
          <w:sz w:val="11"/>
          <w:szCs w:val="11"/>
        </w:rPr>
        <w:t> </w:t>
      </w:r>
      <w:r w:rsidRPr="00D729B3">
        <w:rPr>
          <w:rFonts w:ascii="Adobe 繁黑體 Std B" w:eastAsia="Adobe 繁黑體 Std B" w:hAnsi="Adobe 繁黑體 Std B"/>
          <w:sz w:val="11"/>
          <w:szCs w:val="11"/>
        </w:rPr>
        <w:t xml:space="preserve"> return true;</w:t>
      </w:r>
    </w:p>
    <w:p w14:paraId="787F8C50" w14:textId="04025077" w:rsidR="00D729B3" w:rsidRPr="00D729B3" w:rsidRDefault="00D729B3"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D729B3">
        <w:rPr>
          <w:rFonts w:ascii="Adobe 繁黑體 Std B" w:eastAsia="Adobe 繁黑體 Std B" w:hAnsi="Adobe 繁黑體 Std B"/>
          <w:sz w:val="11"/>
          <w:szCs w:val="11"/>
        </w:rPr>
        <w:t>}</w:t>
      </w:r>
    </w:p>
    <w:p w14:paraId="5036E0E8" w14:textId="77777777" w:rsidR="00D729B3" w:rsidRDefault="00D729B3" w:rsidP="00D729B3">
      <w:pPr>
        <w:jc w:val="center"/>
        <w:rPr>
          <w:rFonts w:ascii="文泉驿微米黑" w:eastAsia="文泉驿微米黑" w:hAnsi="文泉驿微米黑"/>
          <w:bCs/>
          <w:color w:val="000000" w:themeColor="text1"/>
          <w:szCs w:val="21"/>
        </w:rPr>
      </w:pPr>
    </w:p>
    <w:p w14:paraId="48B4E586" w14:textId="77777777" w:rsidR="00D729B3" w:rsidRPr="005A4F4D" w:rsidRDefault="00D729B3" w:rsidP="005A4F4D"/>
    <w:p w14:paraId="4F35BE90" w14:textId="02065C92" w:rsidR="008A1BF1" w:rsidRDefault="008A1BF1" w:rsidP="008A1BF1">
      <w:pPr>
        <w:pStyle w:val="Heading2"/>
      </w:pPr>
      <w:bookmarkStart w:id="77" w:name="_Toc209380774"/>
      <w:r>
        <w:rPr>
          <w:rFonts w:hint="eastAsia"/>
        </w:rPr>
        <w:lastRenderedPageBreak/>
        <w:t>6.4</w:t>
      </w:r>
      <w:r w:rsidR="007C50C1">
        <w:rPr>
          <w:rFonts w:hint="eastAsia"/>
        </w:rPr>
        <w:t>专用堆内存分配</w:t>
      </w:r>
      <w:bookmarkEnd w:id="77"/>
    </w:p>
    <w:p w14:paraId="29690645" w14:textId="0CB5DA1F" w:rsidR="008A1BF1" w:rsidRDefault="00724EAE" w:rsidP="008A1BF1">
      <w:r w:rsidRPr="00204A26">
        <w:rPr>
          <w:rFonts w:ascii="微软雅黑" w:eastAsia="微软雅黑" w:hAnsi="微软雅黑" w:hint="eastAsia"/>
          <w:bCs/>
          <w:color w:val="000000" w:themeColor="text1"/>
          <w:sz w:val="28"/>
          <w:szCs w:val="28"/>
        </w:rPr>
        <w:t>■</w:t>
      </w:r>
      <w:r w:rsidR="00694896">
        <w:rPr>
          <w:rFonts w:hint="eastAsia"/>
        </w:rPr>
        <w:t>由于充电</w:t>
      </w:r>
      <w:proofErr w:type="gramStart"/>
      <w:r w:rsidR="00694896">
        <w:rPr>
          <w:rFonts w:hint="eastAsia"/>
        </w:rPr>
        <w:t>枪信息</w:t>
      </w:r>
      <w:proofErr w:type="gramEnd"/>
      <w:r w:rsidR="00694896">
        <w:rPr>
          <w:rFonts w:hint="eastAsia"/>
        </w:rPr>
        <w:t>集、功率节点信息集、接触器信息集是在一块“专有</w:t>
      </w:r>
      <w:r w:rsidR="00694896">
        <w:rPr>
          <w:rFonts w:hint="eastAsia"/>
        </w:rPr>
        <w:t>Heap</w:t>
      </w:r>
      <w:r w:rsidR="00694896">
        <w:rPr>
          <w:rFonts w:hint="eastAsia"/>
        </w:rPr>
        <w:t>”上开辟内存空间创建的弹性数组，所以</w:t>
      </w:r>
      <w:r w:rsidR="00694896">
        <w:rPr>
          <w:rFonts w:hint="eastAsia"/>
        </w:rPr>
        <w:t>PCU</w:t>
      </w:r>
      <w:r w:rsidR="00694896">
        <w:rPr>
          <w:rFonts w:hint="eastAsia"/>
        </w:rPr>
        <w:t>软件调用的</w:t>
      </w:r>
      <w:r w:rsidR="00694896">
        <w:rPr>
          <w:rFonts w:hint="eastAsia"/>
        </w:rPr>
        <w:t>IMAP</w:t>
      </w:r>
      <w:r w:rsidR="00694896">
        <w:rPr>
          <w:rFonts w:hint="eastAsia"/>
        </w:rPr>
        <w:t>平</w:t>
      </w:r>
      <w:r w:rsidR="0000030A">
        <w:rPr>
          <w:rFonts w:hint="eastAsia"/>
        </w:rPr>
        <w:t>台通用</w:t>
      </w:r>
      <w:r w:rsidR="00694896">
        <w:rPr>
          <w:rFonts w:hint="eastAsia"/>
        </w:rPr>
        <w:t>malloc()</w:t>
      </w:r>
      <w:r w:rsidR="00694896">
        <w:rPr>
          <w:rFonts w:hint="eastAsia"/>
        </w:rPr>
        <w:t>、</w:t>
      </w:r>
      <w:proofErr w:type="spellStart"/>
      <w:r w:rsidR="00694896">
        <w:rPr>
          <w:rFonts w:hint="eastAsia"/>
        </w:rPr>
        <w:t>calloc</w:t>
      </w:r>
      <w:proofErr w:type="spellEnd"/>
      <w:r w:rsidR="00694896">
        <w:rPr>
          <w:rFonts w:hint="eastAsia"/>
        </w:rPr>
        <w:t>()</w:t>
      </w:r>
      <w:r w:rsidR="00694896">
        <w:rPr>
          <w:rFonts w:hint="eastAsia"/>
        </w:rPr>
        <w:t>、</w:t>
      </w:r>
      <w:r w:rsidR="00694896">
        <w:rPr>
          <w:rFonts w:hint="eastAsia"/>
        </w:rPr>
        <w:t>free()</w:t>
      </w:r>
      <w:r w:rsidR="00694896">
        <w:rPr>
          <w:rFonts w:hint="eastAsia"/>
        </w:rPr>
        <w:t>等函数不再适用，需要</w:t>
      </w:r>
      <w:r w:rsidR="0000030A">
        <w:rPr>
          <w:rFonts w:hint="eastAsia"/>
        </w:rPr>
        <w:t>针对</w:t>
      </w:r>
      <w:r w:rsidR="00694896">
        <w:rPr>
          <w:rFonts w:hint="eastAsia"/>
        </w:rPr>
        <w:t>“专有</w:t>
      </w:r>
      <w:r w:rsidR="00694896">
        <w:rPr>
          <w:rFonts w:hint="eastAsia"/>
        </w:rPr>
        <w:t>Heap</w:t>
      </w:r>
      <w:r w:rsidR="00694896">
        <w:rPr>
          <w:rFonts w:hint="eastAsia"/>
        </w:rPr>
        <w:t>”</w:t>
      </w:r>
      <w:r w:rsidR="0000030A">
        <w:rPr>
          <w:rFonts w:hint="eastAsia"/>
        </w:rPr>
        <w:t>定制</w:t>
      </w:r>
      <w:r>
        <w:rPr>
          <w:rFonts w:hint="eastAsia"/>
        </w:rPr>
        <w:t>一个简易的</w:t>
      </w:r>
      <w:r w:rsidR="0000030A">
        <w:rPr>
          <w:rFonts w:hint="eastAsia"/>
        </w:rPr>
        <w:t>内存分配</w:t>
      </w:r>
      <w:r w:rsidR="00694896">
        <w:rPr>
          <w:rFonts w:hint="eastAsia"/>
        </w:rPr>
        <w:t>函数。</w:t>
      </w:r>
      <w:r>
        <w:rPr>
          <w:rFonts w:hint="eastAsia"/>
        </w:rPr>
        <w:t>该函数不需要内存分配策略，仅实现能将返回内存地址定位到“专有</w:t>
      </w:r>
      <w:r>
        <w:rPr>
          <w:rFonts w:hint="eastAsia"/>
        </w:rPr>
        <w:t>Heap</w:t>
      </w:r>
      <w:r>
        <w:rPr>
          <w:rFonts w:hint="eastAsia"/>
        </w:rPr>
        <w:t>”中即可。</w:t>
      </w:r>
    </w:p>
    <w:p w14:paraId="48427FEE" w14:textId="77777777" w:rsidR="00694896" w:rsidRPr="00E0717E" w:rsidRDefault="00694896" w:rsidP="00694896">
      <w:pPr>
        <w:ind w:left="420" w:firstLine="420"/>
        <w:jc w:val="center"/>
        <w:rPr>
          <w:rFonts w:ascii="Segoe UI Symbol" w:eastAsia="微软雅黑" w:hAnsi="Segoe UI Symbol" w:cs="Segoe UI Symbol"/>
          <w:bCs/>
          <w:color w:val="000000" w:themeColor="text1"/>
          <w:szCs w:val="21"/>
        </w:rPr>
      </w:pPr>
    </w:p>
    <w:p w14:paraId="3337E84E"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Adobe 繁黑體 Std B" w:eastAsiaTheme="minorEastAsia" w:hAnsi="Adobe 繁黑體 Std B"/>
          <w:i/>
          <w:iCs/>
          <w:sz w:val="11"/>
          <w:szCs w:val="11"/>
        </w:rPr>
        <w:t>void</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pdu_</w:t>
      </w:r>
      <w:proofErr w:type="gramStart"/>
      <w:r w:rsidRPr="0000030A">
        <w:rPr>
          <w:rFonts w:ascii="Adobe 繁黑體 Std B" w:eastAsiaTheme="minorEastAsia" w:hAnsi="Adobe 繁黑體 Std B"/>
          <w:sz w:val="11"/>
          <w:szCs w:val="11"/>
        </w:rPr>
        <w:t>calloc</w:t>
      </w:r>
      <w:proofErr w:type="spellEnd"/>
      <w:r w:rsidRPr="0000030A">
        <w:rPr>
          <w:rFonts w:ascii="Adobe 繁黑體 Std B" w:eastAsiaTheme="minorEastAsia" w:hAnsi="Adobe 繁黑體 Std B"/>
          <w:sz w:val="11"/>
          <w:szCs w:val="11"/>
        </w:rPr>
        <w:t>(</w:t>
      </w:r>
      <w:proofErr w:type="spellStart"/>
      <w:proofErr w:type="gramEnd"/>
      <w:r w:rsidRPr="0000030A">
        <w:rPr>
          <w:rFonts w:ascii="Adobe 繁黑體 Std B" w:eastAsiaTheme="minorEastAsia" w:hAnsi="Adobe 繁黑體 Std B"/>
          <w:i/>
          <w:iCs/>
          <w:sz w:val="11"/>
          <w:szCs w:val="11"/>
        </w:rPr>
        <w:t>size_t</w:t>
      </w:r>
      <w:proofErr w:type="spellEnd"/>
      <w:r w:rsidRPr="0000030A">
        <w:rPr>
          <w:rFonts w:ascii="Adobe 繁黑體 Std B" w:eastAsiaTheme="minorEastAsia" w:hAnsi="Adobe 繁黑體 Std B"/>
          <w:sz w:val="11"/>
          <w:szCs w:val="11"/>
        </w:rPr>
        <w:t xml:space="preserve"> size)</w:t>
      </w:r>
    </w:p>
    <w:p w14:paraId="02D7D7B9"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Adobe 繁黑體 Std B" w:eastAsiaTheme="minorEastAsia" w:hAnsi="Adobe 繁黑體 Std B"/>
          <w:sz w:val="11"/>
          <w:szCs w:val="11"/>
        </w:rPr>
        <w:t>{</w:t>
      </w:r>
    </w:p>
    <w:p w14:paraId="2D7B9073"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static</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i/>
          <w:iCs/>
          <w:sz w:val="11"/>
          <w:szCs w:val="11"/>
        </w:rPr>
        <w:t>size_t</w:t>
      </w:r>
      <w:proofErr w:type="spellEnd"/>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custom_mem_offset</w:t>
      </w:r>
      <w:proofErr w:type="spellEnd"/>
      <w:r w:rsidRPr="0000030A">
        <w:rPr>
          <w:rFonts w:ascii="Adobe 繁黑體 Std B" w:eastAsiaTheme="minorEastAsia" w:hAnsi="Adobe 繁黑體 Std B"/>
          <w:sz w:val="11"/>
          <w:szCs w:val="11"/>
        </w:rPr>
        <w:t xml:space="preserve"> IN_PDU_RAM_SECTION = 0;</w:t>
      </w:r>
    </w:p>
    <w:p w14:paraId="7861671D"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if</w:t>
      </w:r>
      <w:r w:rsidRPr="0000030A">
        <w:rPr>
          <w:rFonts w:ascii="Adobe 繁黑體 Std B" w:eastAsiaTheme="minorEastAsia" w:hAnsi="Adobe 繁黑體 Std B"/>
          <w:sz w:val="11"/>
          <w:szCs w:val="11"/>
        </w:rPr>
        <w:t xml:space="preserve"> </w:t>
      </w:r>
      <w:proofErr w:type="gramStart"/>
      <w:r w:rsidRPr="0000030A">
        <w:rPr>
          <w:rFonts w:ascii="Adobe 繁黑體 Std B" w:eastAsiaTheme="minorEastAsia" w:hAnsi="Adobe 繁黑體 Std B"/>
          <w:sz w:val="11"/>
          <w:szCs w:val="11"/>
        </w:rPr>
        <w:t>(!size</w:t>
      </w:r>
      <w:proofErr w:type="gramEnd"/>
      <w:r w:rsidRPr="0000030A">
        <w:rPr>
          <w:rFonts w:ascii="Adobe 繁黑體 Std B" w:eastAsiaTheme="minorEastAsia" w:hAnsi="Adobe 繁黑體 Std B"/>
          <w:sz w:val="11"/>
          <w:szCs w:val="11"/>
        </w:rPr>
        <w:t>)</w:t>
      </w:r>
    </w:p>
    <w:p w14:paraId="4BBDC47D"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
    <w:p w14:paraId="4A27BA1D"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custom_mem_offset</w:t>
      </w:r>
      <w:proofErr w:type="spellEnd"/>
      <w:r w:rsidRPr="0000030A">
        <w:rPr>
          <w:rFonts w:ascii="Adobe 繁黑體 Std B" w:eastAsiaTheme="minorEastAsia" w:hAnsi="Adobe 繁黑體 Std B"/>
          <w:sz w:val="11"/>
          <w:szCs w:val="11"/>
        </w:rPr>
        <w:t xml:space="preserve"> = 0;</w:t>
      </w:r>
    </w:p>
    <w:p w14:paraId="711BC80B"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return</w:t>
      </w:r>
      <w:r w:rsidRPr="0000030A">
        <w:rPr>
          <w:rFonts w:ascii="Adobe 繁黑體 Std B" w:eastAsiaTheme="minorEastAsia" w:hAnsi="Adobe 繁黑體 Std B"/>
          <w:sz w:val="11"/>
          <w:szCs w:val="11"/>
        </w:rPr>
        <w:t xml:space="preserve"> NULL;</w:t>
      </w:r>
    </w:p>
    <w:p w14:paraId="23B6E0F8" w14:textId="45B80A8F"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
    <w:p w14:paraId="1311E40C" w14:textId="4079EE49"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size = (size + 3) &amp; ~3; // </w:t>
      </w:r>
      <w:proofErr w:type="spellStart"/>
      <w:r w:rsidRPr="0000030A">
        <w:rPr>
          <w:rFonts w:ascii="Adobe 繁黑體 Std B" w:eastAsiaTheme="minorEastAsia" w:hAnsi="Adobe 繁黑體 Std B"/>
          <w:sz w:val="11"/>
          <w:szCs w:val="11"/>
        </w:rPr>
        <w:t>allign</w:t>
      </w:r>
      <w:proofErr w:type="spellEnd"/>
    </w:p>
    <w:p w14:paraId="30666080"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if</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custom_mem_offset</w:t>
      </w:r>
      <w:proofErr w:type="spellEnd"/>
      <w:r w:rsidRPr="0000030A">
        <w:rPr>
          <w:rFonts w:ascii="Adobe 繁黑體 Std B" w:eastAsiaTheme="minorEastAsia" w:hAnsi="Adobe 繁黑體 Std B"/>
          <w:sz w:val="11"/>
          <w:szCs w:val="11"/>
        </w:rPr>
        <w:t xml:space="preserve"> + size &gt; CUSTOM_MEM_POOL_SIZE)</w:t>
      </w:r>
    </w:p>
    <w:p w14:paraId="6290D48E"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
    <w:p w14:paraId="6937456B"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return</w:t>
      </w:r>
      <w:r w:rsidRPr="0000030A">
        <w:rPr>
          <w:rFonts w:ascii="Adobe 繁黑體 Std B" w:eastAsiaTheme="minorEastAsia" w:hAnsi="Adobe 繁黑體 Std B"/>
          <w:sz w:val="11"/>
          <w:szCs w:val="11"/>
        </w:rPr>
        <w:t xml:space="preserve"> NULL;</w:t>
      </w:r>
    </w:p>
    <w:p w14:paraId="258807C5" w14:textId="20B7344C"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
    <w:p w14:paraId="60CFF23F" w14:textId="2F5E0FEB"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void</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ptr</w:t>
      </w:r>
      <w:proofErr w:type="spellEnd"/>
      <w:r w:rsidRPr="0000030A">
        <w:rPr>
          <w:rFonts w:ascii="Adobe 繁黑體 Std B" w:eastAsiaTheme="minorEastAsia" w:hAnsi="Adobe 繁黑體 Std B"/>
          <w:sz w:val="11"/>
          <w:szCs w:val="11"/>
        </w:rPr>
        <w:t xml:space="preserve"> = (</w:t>
      </w:r>
      <w:r w:rsidRPr="0000030A">
        <w:rPr>
          <w:rFonts w:ascii="Adobe 繁黑體 Std B" w:eastAsiaTheme="minorEastAsia" w:hAnsi="Adobe 繁黑體 Std B"/>
          <w:i/>
          <w:iCs/>
          <w:sz w:val="11"/>
          <w:szCs w:val="11"/>
        </w:rPr>
        <w:t>void</w:t>
      </w:r>
      <w:r w:rsidRPr="0000030A">
        <w:rPr>
          <w:rFonts w:ascii="Adobe 繁黑體 Std B" w:eastAsiaTheme="minorEastAsia" w:hAnsi="Adobe 繁黑體 Std B"/>
          <w:sz w:val="11"/>
          <w:szCs w:val="11"/>
        </w:rPr>
        <w:t xml:space="preserve"> </w:t>
      </w:r>
      <w:proofErr w:type="gramStart"/>
      <w:r w:rsidRPr="0000030A">
        <w:rPr>
          <w:rFonts w:ascii="Adobe 繁黑體 Std B" w:eastAsiaTheme="minorEastAsia" w:hAnsi="Adobe 繁黑體 Std B"/>
          <w:sz w:val="11"/>
          <w:szCs w:val="11"/>
        </w:rPr>
        <w:t>*)(</w:t>
      </w:r>
      <w:proofErr w:type="spellStart"/>
      <w:proofErr w:type="gramEnd"/>
      <w:r w:rsidRPr="0000030A">
        <w:rPr>
          <w:rFonts w:ascii="Adobe 繁黑體 Std B" w:eastAsiaTheme="minorEastAsia" w:hAnsi="Adobe 繁黑體 Std B"/>
          <w:sz w:val="11"/>
          <w:szCs w:val="11"/>
        </w:rPr>
        <w:t>custom_mem_pool</w:t>
      </w:r>
      <w:proofErr w:type="spellEnd"/>
      <w:r w:rsidRPr="0000030A">
        <w:rPr>
          <w:rFonts w:ascii="Adobe 繁黑體 Std B" w:eastAsiaTheme="minorEastAsia" w:hAnsi="Adobe 繁黑體 Std B"/>
          <w:sz w:val="11"/>
          <w:szCs w:val="11"/>
        </w:rPr>
        <w:t xml:space="preserve"> + </w:t>
      </w:r>
      <w:proofErr w:type="spellStart"/>
      <w:r w:rsidRPr="0000030A">
        <w:rPr>
          <w:rFonts w:ascii="Adobe 繁黑體 Std B" w:eastAsiaTheme="minorEastAsia" w:hAnsi="Adobe 繁黑體 Std B"/>
          <w:sz w:val="11"/>
          <w:szCs w:val="11"/>
        </w:rPr>
        <w:t>custom_mem_offset</w:t>
      </w:r>
      <w:proofErr w:type="spellEnd"/>
      <w:r w:rsidRPr="0000030A">
        <w:rPr>
          <w:rFonts w:ascii="Adobe 繁黑體 Std B" w:eastAsiaTheme="minorEastAsia" w:hAnsi="Adobe 繁黑體 Std B"/>
          <w:sz w:val="11"/>
          <w:szCs w:val="11"/>
        </w:rPr>
        <w:t>);</w:t>
      </w:r>
    </w:p>
    <w:p w14:paraId="248D401E"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custom_mem_offset</w:t>
      </w:r>
      <w:proofErr w:type="spellEnd"/>
      <w:r w:rsidRPr="0000030A">
        <w:rPr>
          <w:rFonts w:ascii="Adobe 繁黑體 Std B" w:eastAsiaTheme="minorEastAsia" w:hAnsi="Adobe 繁黑體 Std B"/>
          <w:sz w:val="11"/>
          <w:szCs w:val="11"/>
        </w:rPr>
        <w:t xml:space="preserve"> += size;</w:t>
      </w:r>
    </w:p>
    <w:p w14:paraId="3B35244B" w14:textId="469568B6"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proofErr w:type="spellStart"/>
      <w:proofErr w:type="gramStart"/>
      <w:r w:rsidRPr="0000030A">
        <w:rPr>
          <w:rFonts w:ascii="Adobe 繁黑體 Std B" w:eastAsiaTheme="minorEastAsia" w:hAnsi="Adobe 繁黑體 Std B"/>
          <w:sz w:val="11"/>
          <w:szCs w:val="11"/>
        </w:rPr>
        <w:t>memset</w:t>
      </w:r>
      <w:proofErr w:type="spellEnd"/>
      <w:r w:rsidRPr="0000030A">
        <w:rPr>
          <w:rFonts w:ascii="Adobe 繁黑體 Std B" w:eastAsiaTheme="minorEastAsia" w:hAnsi="Adobe 繁黑體 Std B"/>
          <w:sz w:val="11"/>
          <w:szCs w:val="11"/>
        </w:rPr>
        <w:t>(</w:t>
      </w:r>
      <w:proofErr w:type="spellStart"/>
      <w:proofErr w:type="gramEnd"/>
      <w:r w:rsidRPr="0000030A">
        <w:rPr>
          <w:rFonts w:ascii="Adobe 繁黑體 Std B" w:eastAsiaTheme="minorEastAsia" w:hAnsi="Adobe 繁黑體 Std B"/>
          <w:sz w:val="11"/>
          <w:szCs w:val="11"/>
        </w:rPr>
        <w:t>ptr</w:t>
      </w:r>
      <w:proofErr w:type="spellEnd"/>
      <w:r w:rsidRPr="0000030A">
        <w:rPr>
          <w:rFonts w:ascii="Adobe 繁黑體 Std B" w:eastAsiaTheme="minorEastAsia" w:hAnsi="Adobe 繁黑體 Std B"/>
          <w:sz w:val="11"/>
          <w:szCs w:val="11"/>
        </w:rPr>
        <w:t>, 0, size);</w:t>
      </w:r>
    </w:p>
    <w:p w14:paraId="00BE320F" w14:textId="77777777" w:rsidR="0000030A" w:rsidRPr="0000030A" w:rsidRDefault="0000030A" w:rsidP="0000030A">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Cambria" w:eastAsiaTheme="minorEastAsia" w:hAnsi="Cambria" w:cs="Cambria"/>
          <w:sz w:val="11"/>
          <w:szCs w:val="11"/>
        </w:rPr>
        <w:t> </w:t>
      </w:r>
      <w:r w:rsidRPr="0000030A">
        <w:rPr>
          <w:rFonts w:ascii="Adobe 繁黑體 Std B" w:eastAsiaTheme="minorEastAsia" w:hAnsi="Adobe 繁黑體 Std B"/>
          <w:sz w:val="11"/>
          <w:szCs w:val="11"/>
        </w:rPr>
        <w:t xml:space="preserve"> </w:t>
      </w:r>
      <w:r w:rsidRPr="0000030A">
        <w:rPr>
          <w:rFonts w:ascii="Adobe 繁黑體 Std B" w:eastAsiaTheme="minorEastAsia" w:hAnsi="Adobe 繁黑體 Std B"/>
          <w:i/>
          <w:iCs/>
          <w:sz w:val="11"/>
          <w:szCs w:val="11"/>
        </w:rPr>
        <w:t>return</w:t>
      </w:r>
      <w:r w:rsidRPr="0000030A">
        <w:rPr>
          <w:rFonts w:ascii="Adobe 繁黑體 Std B" w:eastAsiaTheme="minorEastAsia" w:hAnsi="Adobe 繁黑體 Std B"/>
          <w:sz w:val="11"/>
          <w:szCs w:val="11"/>
        </w:rPr>
        <w:t xml:space="preserve"> </w:t>
      </w:r>
      <w:proofErr w:type="spellStart"/>
      <w:r w:rsidRPr="0000030A">
        <w:rPr>
          <w:rFonts w:ascii="Adobe 繁黑體 Std B" w:eastAsiaTheme="minorEastAsia" w:hAnsi="Adobe 繁黑體 Std B"/>
          <w:sz w:val="11"/>
          <w:szCs w:val="11"/>
        </w:rPr>
        <w:t>ptr</w:t>
      </w:r>
      <w:proofErr w:type="spellEnd"/>
      <w:r w:rsidRPr="0000030A">
        <w:rPr>
          <w:rFonts w:ascii="Adobe 繁黑體 Std B" w:eastAsiaTheme="minorEastAsia" w:hAnsi="Adobe 繁黑體 Std B"/>
          <w:sz w:val="11"/>
          <w:szCs w:val="11"/>
        </w:rPr>
        <w:t>;</w:t>
      </w:r>
    </w:p>
    <w:p w14:paraId="3DCE5B25" w14:textId="19C7F81B" w:rsidR="00694896" w:rsidRPr="00D729B3" w:rsidRDefault="0000030A" w:rsidP="00694896">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r w:rsidRPr="0000030A">
        <w:rPr>
          <w:rFonts w:ascii="Adobe 繁黑體 Std B" w:eastAsiaTheme="minorEastAsia" w:hAnsi="Adobe 繁黑體 Std B"/>
          <w:sz w:val="11"/>
          <w:szCs w:val="11"/>
        </w:rPr>
        <w:t>}</w:t>
      </w:r>
    </w:p>
    <w:p w14:paraId="696578E5" w14:textId="77777777" w:rsidR="00694896" w:rsidRPr="008A1BF1" w:rsidRDefault="00694896" w:rsidP="008A1BF1"/>
    <w:p w14:paraId="5A48E794" w14:textId="47BAFC71" w:rsidR="00923C94" w:rsidRPr="003213AD" w:rsidRDefault="00923C94" w:rsidP="00923C94">
      <w:pPr>
        <w:pStyle w:val="Heading1"/>
        <w:keepNext w:val="0"/>
        <w:keepLines w:val="0"/>
        <w:tabs>
          <w:tab w:val="num" w:pos="425"/>
        </w:tabs>
        <w:autoSpaceDE w:val="0"/>
        <w:autoSpaceDN w:val="0"/>
        <w:adjustRightInd w:val="0"/>
        <w:spacing w:beforeLines="0" w:afterLines="0" w:line="240" w:lineRule="auto"/>
        <w:jc w:val="left"/>
      </w:pPr>
      <w:bookmarkStart w:id="78" w:name="_Toc163555975"/>
      <w:bookmarkStart w:id="79" w:name="_Toc209380775"/>
      <w:bookmarkEnd w:id="51"/>
      <w:r w:rsidRPr="003213AD">
        <w:rPr>
          <w:rFonts w:hint="eastAsia"/>
        </w:rPr>
        <w:t>接口</w:t>
      </w:r>
      <w:bookmarkEnd w:id="78"/>
      <w:r w:rsidR="006E6664">
        <w:rPr>
          <w:rFonts w:hint="eastAsia"/>
        </w:rPr>
        <w:t>定义</w:t>
      </w:r>
      <w:bookmarkEnd w:id="79"/>
    </w:p>
    <w:p w14:paraId="39E9087C" w14:textId="77777777" w:rsidR="00923C94" w:rsidRPr="003213AD" w:rsidRDefault="00C13ADF" w:rsidP="00923C94">
      <w:pPr>
        <w:pStyle w:val="Heading2"/>
      </w:pPr>
      <w:bookmarkStart w:id="80" w:name="_Toc163555977"/>
      <w:bookmarkStart w:id="81" w:name="_Toc209380776"/>
      <w:r>
        <w:t>7</w:t>
      </w:r>
      <w:r w:rsidR="00923C94">
        <w:rPr>
          <w:rFonts w:hint="eastAsia"/>
        </w:rPr>
        <w:t>.1</w:t>
      </w:r>
      <w:r w:rsidR="00923C94" w:rsidRPr="003213AD">
        <w:rPr>
          <w:rFonts w:hint="eastAsia"/>
        </w:rPr>
        <w:t>硬件接口</w:t>
      </w:r>
      <w:bookmarkEnd w:id="80"/>
      <w:bookmarkEnd w:id="81"/>
    </w:p>
    <w:p w14:paraId="3BF75038" w14:textId="14131D4A" w:rsidR="00923C94" w:rsidRPr="00A725EC" w:rsidRDefault="00A725EC" w:rsidP="00A725EC">
      <w:pPr>
        <w:ind w:firstLine="420"/>
        <w:rPr>
          <w:kern w:val="0"/>
          <w:szCs w:val="20"/>
        </w:rPr>
      </w:pPr>
      <w:r w:rsidRPr="00A725EC">
        <w:rPr>
          <w:rFonts w:hint="eastAsia"/>
          <w:kern w:val="0"/>
          <w:szCs w:val="20"/>
        </w:rPr>
        <w:t>本软件</w:t>
      </w:r>
      <w:r w:rsidR="006E6664">
        <w:rPr>
          <w:rFonts w:hint="eastAsia"/>
          <w:kern w:val="0"/>
          <w:szCs w:val="20"/>
        </w:rPr>
        <w:t>集成于</w:t>
      </w:r>
      <w:r w:rsidR="006E6664">
        <w:rPr>
          <w:rFonts w:hint="eastAsia"/>
          <w:kern w:val="0"/>
          <w:szCs w:val="20"/>
        </w:rPr>
        <w:t>PCU</w:t>
      </w:r>
      <w:r w:rsidR="006E6664">
        <w:rPr>
          <w:rFonts w:hint="eastAsia"/>
          <w:kern w:val="0"/>
          <w:szCs w:val="20"/>
        </w:rPr>
        <w:t>软件中</w:t>
      </w:r>
      <w:r w:rsidRPr="00A725EC">
        <w:rPr>
          <w:rFonts w:hint="eastAsia"/>
          <w:kern w:val="0"/>
          <w:szCs w:val="20"/>
        </w:rPr>
        <w:t>，硬件接口在</w:t>
      </w:r>
      <w:r w:rsidRPr="00A725EC">
        <w:rPr>
          <w:rFonts w:hint="eastAsia"/>
          <w:kern w:val="0"/>
          <w:szCs w:val="20"/>
        </w:rPr>
        <w:t>IMAP</w:t>
      </w:r>
      <w:r w:rsidR="006E6664">
        <w:rPr>
          <w:rFonts w:hint="eastAsia"/>
          <w:kern w:val="0"/>
          <w:szCs w:val="20"/>
        </w:rPr>
        <w:t>平台定义</w:t>
      </w:r>
      <w:r w:rsidRPr="00A725EC">
        <w:rPr>
          <w:rFonts w:hint="eastAsia"/>
          <w:kern w:val="0"/>
          <w:szCs w:val="20"/>
        </w:rPr>
        <w:t>。</w:t>
      </w:r>
    </w:p>
    <w:p w14:paraId="19CD3FA6" w14:textId="77777777" w:rsidR="00923C94" w:rsidRDefault="00C13ADF" w:rsidP="00923C94">
      <w:pPr>
        <w:pStyle w:val="Heading2"/>
      </w:pPr>
      <w:bookmarkStart w:id="82" w:name="_Toc163555978"/>
      <w:bookmarkStart w:id="83" w:name="_Toc209380777"/>
      <w:r>
        <w:t>7</w:t>
      </w:r>
      <w:r w:rsidR="00923C94">
        <w:rPr>
          <w:rFonts w:hint="eastAsia"/>
        </w:rPr>
        <w:t>.2</w:t>
      </w:r>
      <w:r w:rsidR="00923C94" w:rsidRPr="003213AD">
        <w:rPr>
          <w:rFonts w:hint="eastAsia"/>
        </w:rPr>
        <w:t>软件接口</w:t>
      </w:r>
      <w:bookmarkEnd w:id="82"/>
      <w:bookmarkEnd w:id="83"/>
    </w:p>
    <w:p w14:paraId="5E01F855" w14:textId="11BE40A1" w:rsidR="00A60E20" w:rsidRPr="00A60E20" w:rsidRDefault="00A60E20" w:rsidP="00A60E20">
      <w:pPr>
        <w:rPr>
          <w:rFonts w:hint="eastAsia"/>
        </w:rPr>
      </w:pPr>
      <w:r>
        <w:rPr>
          <w:rFonts w:hint="eastAsia"/>
        </w:rPr>
        <w:t>通过注册函数将</w:t>
      </w:r>
      <w:r>
        <w:rPr>
          <w:rFonts w:hint="eastAsia"/>
        </w:rPr>
        <w:t>PCU</w:t>
      </w:r>
      <w:r>
        <w:rPr>
          <w:rFonts w:hint="eastAsia"/>
        </w:rPr>
        <w:t>软件中以下函数地址导入功率分配静态库中</w:t>
      </w:r>
    </w:p>
    <w:tbl>
      <w:tblPr>
        <w:tblStyle w:val="TableGrid"/>
        <w:tblW w:w="0" w:type="auto"/>
        <w:tblLook w:val="04A0" w:firstRow="1" w:lastRow="0" w:firstColumn="1" w:lastColumn="0" w:noHBand="0" w:noVBand="1"/>
      </w:tblPr>
      <w:tblGrid>
        <w:gridCol w:w="4673"/>
        <w:gridCol w:w="4497"/>
      </w:tblGrid>
      <w:tr w:rsidR="00DF1B7C" w14:paraId="07B00D16" w14:textId="77777777" w:rsidTr="00A60E20">
        <w:tc>
          <w:tcPr>
            <w:tcW w:w="4673" w:type="dxa"/>
          </w:tcPr>
          <w:p w14:paraId="41D4D91E" w14:textId="77777777" w:rsidR="00A60E20" w:rsidRPr="00A60E20" w:rsidRDefault="00A60E20" w:rsidP="00A60E20">
            <w:pPr>
              <w:spacing w:afterLines="50" w:after="156"/>
              <w:rPr>
                <w:rFonts w:ascii="微软雅黑" w:eastAsia="微软雅黑" w:hAnsi="微软雅黑"/>
                <w:sz w:val="15"/>
                <w:szCs w:val="15"/>
              </w:rPr>
            </w:pPr>
            <w:r w:rsidRPr="00A60E20">
              <w:rPr>
                <w:rFonts w:ascii="微软雅黑" w:eastAsia="微软雅黑" w:hAnsi="微软雅黑"/>
                <w:sz w:val="15"/>
                <w:szCs w:val="15"/>
              </w:rPr>
              <w:t xml:space="preserve">typedef </w:t>
            </w:r>
            <w:proofErr w:type="spellStart"/>
            <w:r w:rsidRPr="00A60E20">
              <w:rPr>
                <w:rFonts w:ascii="微软雅黑" w:eastAsia="微软雅黑" w:hAnsi="微软雅黑"/>
                <w:sz w:val="15"/>
                <w:szCs w:val="15"/>
              </w:rPr>
              <w:t>NodeInfoPtr</w:t>
            </w:r>
            <w:proofErr w:type="spellEnd"/>
            <w:r w:rsidRPr="00A60E20">
              <w:rPr>
                <w:rFonts w:ascii="微软雅黑" w:eastAsia="微软雅黑" w:hAnsi="微软雅黑"/>
                <w:sz w:val="15"/>
                <w:szCs w:val="15"/>
              </w:rPr>
              <w:t xml:space="preserve"> (*</w:t>
            </w:r>
            <w:proofErr w:type="spellStart"/>
            <w:r w:rsidRPr="00A60E20">
              <w:rPr>
                <w:rFonts w:ascii="微软雅黑" w:eastAsia="微软雅黑" w:hAnsi="微软雅黑"/>
                <w:sz w:val="15"/>
                <w:szCs w:val="15"/>
              </w:rPr>
              <w:t>func_subscribe_</w:t>
            </w:r>
            <w:proofErr w:type="gramStart"/>
            <w:r w:rsidRPr="00A60E20">
              <w:rPr>
                <w:rFonts w:ascii="微软雅黑" w:eastAsia="微软雅黑" w:hAnsi="微软雅黑"/>
                <w:sz w:val="15"/>
                <w:szCs w:val="15"/>
              </w:rPr>
              <w:t>pwrnode</w:t>
            </w:r>
            <w:proofErr w:type="spellEnd"/>
            <w:r w:rsidRPr="00A60E20">
              <w:rPr>
                <w:rFonts w:ascii="微软雅黑" w:eastAsia="微软雅黑" w:hAnsi="微软雅黑"/>
                <w:sz w:val="15"/>
                <w:szCs w:val="15"/>
              </w:rPr>
              <w:t>)(</w:t>
            </w:r>
            <w:proofErr w:type="gramEnd"/>
            <w:r w:rsidRPr="00A60E20">
              <w:rPr>
                <w:rFonts w:ascii="微软雅黑" w:eastAsia="微软雅黑" w:hAnsi="微软雅黑"/>
                <w:i/>
                <w:iCs/>
                <w:sz w:val="15"/>
                <w:szCs w:val="15"/>
              </w:rPr>
              <w:t>uint8_t</w:t>
            </w:r>
            <w:r w:rsidRPr="00A60E20">
              <w:rPr>
                <w:rFonts w:ascii="微软雅黑" w:eastAsia="微软雅黑" w:hAnsi="微软雅黑"/>
                <w:sz w:val="15"/>
                <w:szCs w:val="15"/>
              </w:rPr>
              <w:t>);</w:t>
            </w:r>
          </w:p>
          <w:p w14:paraId="0CC38D48" w14:textId="77777777" w:rsidR="00DF1B7C" w:rsidRPr="00A60E20" w:rsidRDefault="00DF1B7C" w:rsidP="006E6664">
            <w:pPr>
              <w:spacing w:afterLines="50" w:after="156"/>
              <w:rPr>
                <w:rFonts w:ascii="微软雅黑" w:eastAsia="微软雅黑" w:hAnsi="微软雅黑"/>
                <w:sz w:val="15"/>
                <w:szCs w:val="15"/>
              </w:rPr>
            </w:pPr>
          </w:p>
        </w:tc>
        <w:tc>
          <w:tcPr>
            <w:tcW w:w="4497" w:type="dxa"/>
          </w:tcPr>
          <w:p w14:paraId="450FBC1A" w14:textId="70B90CEC" w:rsidR="00DF1B7C" w:rsidRPr="00A60E20" w:rsidRDefault="00A60E20" w:rsidP="006E6664">
            <w:pPr>
              <w:spacing w:afterLines="50" w:after="156"/>
              <w:rPr>
                <w:szCs w:val="20"/>
              </w:rPr>
            </w:pPr>
            <w:r>
              <w:rPr>
                <w:rFonts w:hint="eastAsia"/>
                <w:szCs w:val="20"/>
              </w:rPr>
              <w:t>通过编号获取功率节点信息</w:t>
            </w:r>
          </w:p>
        </w:tc>
      </w:tr>
      <w:tr w:rsidR="00DF1B7C" w14:paraId="0DC100E5" w14:textId="77777777" w:rsidTr="00A60E20">
        <w:tc>
          <w:tcPr>
            <w:tcW w:w="4673" w:type="dxa"/>
          </w:tcPr>
          <w:p w14:paraId="140EE5E5" w14:textId="77777777" w:rsidR="00A60E20" w:rsidRPr="00A60E20" w:rsidRDefault="00A60E20" w:rsidP="00A60E20">
            <w:pPr>
              <w:spacing w:afterLines="50" w:after="156"/>
              <w:rPr>
                <w:rFonts w:ascii="微软雅黑" w:eastAsia="微软雅黑" w:hAnsi="微软雅黑"/>
                <w:sz w:val="15"/>
                <w:szCs w:val="15"/>
              </w:rPr>
            </w:pPr>
            <w:r w:rsidRPr="00A60E20">
              <w:rPr>
                <w:rFonts w:ascii="微软雅黑" w:eastAsia="微软雅黑" w:hAnsi="微软雅黑"/>
                <w:sz w:val="15"/>
                <w:szCs w:val="15"/>
              </w:rPr>
              <w:t xml:space="preserve">typedef </w:t>
            </w:r>
            <w:proofErr w:type="spellStart"/>
            <w:r w:rsidRPr="00A60E20">
              <w:rPr>
                <w:rFonts w:ascii="微软雅黑" w:eastAsia="微软雅黑" w:hAnsi="微软雅黑"/>
                <w:sz w:val="15"/>
                <w:szCs w:val="15"/>
              </w:rPr>
              <w:t>PlugInfoPtr</w:t>
            </w:r>
            <w:proofErr w:type="spellEnd"/>
            <w:r w:rsidRPr="00A60E20">
              <w:rPr>
                <w:rFonts w:ascii="微软雅黑" w:eastAsia="微软雅黑" w:hAnsi="微软雅黑"/>
                <w:sz w:val="15"/>
                <w:szCs w:val="15"/>
              </w:rPr>
              <w:t xml:space="preserve"> (*</w:t>
            </w:r>
            <w:proofErr w:type="spellStart"/>
            <w:r w:rsidRPr="00A60E20">
              <w:rPr>
                <w:rFonts w:ascii="微软雅黑" w:eastAsia="微软雅黑" w:hAnsi="微软雅黑"/>
                <w:sz w:val="15"/>
                <w:szCs w:val="15"/>
              </w:rPr>
              <w:t>func_subscribe_</w:t>
            </w:r>
            <w:proofErr w:type="gramStart"/>
            <w:r w:rsidRPr="00A60E20">
              <w:rPr>
                <w:rFonts w:ascii="微软雅黑" w:eastAsia="微软雅黑" w:hAnsi="微软雅黑"/>
                <w:sz w:val="15"/>
                <w:szCs w:val="15"/>
              </w:rPr>
              <w:t>pwrplug</w:t>
            </w:r>
            <w:proofErr w:type="spellEnd"/>
            <w:r w:rsidRPr="00A60E20">
              <w:rPr>
                <w:rFonts w:ascii="微软雅黑" w:eastAsia="微软雅黑" w:hAnsi="微软雅黑"/>
                <w:sz w:val="15"/>
                <w:szCs w:val="15"/>
              </w:rPr>
              <w:t>)(</w:t>
            </w:r>
            <w:proofErr w:type="gramEnd"/>
            <w:r w:rsidRPr="00A60E20">
              <w:rPr>
                <w:rFonts w:ascii="微软雅黑" w:eastAsia="微软雅黑" w:hAnsi="微软雅黑"/>
                <w:i/>
                <w:iCs/>
                <w:sz w:val="15"/>
                <w:szCs w:val="15"/>
              </w:rPr>
              <w:t>uint8_t</w:t>
            </w:r>
            <w:r w:rsidRPr="00A60E20">
              <w:rPr>
                <w:rFonts w:ascii="微软雅黑" w:eastAsia="微软雅黑" w:hAnsi="微软雅黑"/>
                <w:sz w:val="15"/>
                <w:szCs w:val="15"/>
              </w:rPr>
              <w:t>);</w:t>
            </w:r>
          </w:p>
          <w:p w14:paraId="07F2BE17" w14:textId="77777777" w:rsidR="00DF1B7C" w:rsidRPr="00A60E20" w:rsidRDefault="00DF1B7C" w:rsidP="006E6664">
            <w:pPr>
              <w:spacing w:afterLines="50" w:after="156"/>
              <w:rPr>
                <w:rFonts w:ascii="微软雅黑" w:eastAsia="微软雅黑" w:hAnsi="微软雅黑"/>
                <w:sz w:val="15"/>
                <w:szCs w:val="15"/>
              </w:rPr>
            </w:pPr>
          </w:p>
        </w:tc>
        <w:tc>
          <w:tcPr>
            <w:tcW w:w="4497" w:type="dxa"/>
          </w:tcPr>
          <w:p w14:paraId="06733B92" w14:textId="32CC19DB" w:rsidR="00DF1B7C" w:rsidRDefault="00A60E20" w:rsidP="006E6664">
            <w:pPr>
              <w:spacing w:afterLines="50" w:after="156"/>
              <w:rPr>
                <w:szCs w:val="20"/>
              </w:rPr>
            </w:pPr>
            <w:r>
              <w:rPr>
                <w:rFonts w:hint="eastAsia"/>
                <w:szCs w:val="20"/>
              </w:rPr>
              <w:t>通过编号获取充电</w:t>
            </w:r>
            <w:proofErr w:type="gramStart"/>
            <w:r>
              <w:rPr>
                <w:rFonts w:hint="eastAsia"/>
                <w:szCs w:val="20"/>
              </w:rPr>
              <w:t>枪信息</w:t>
            </w:r>
            <w:proofErr w:type="gramEnd"/>
          </w:p>
        </w:tc>
      </w:tr>
      <w:tr w:rsidR="00DF1B7C" w14:paraId="080E7616" w14:textId="77777777" w:rsidTr="00A60E20">
        <w:tc>
          <w:tcPr>
            <w:tcW w:w="4673" w:type="dxa"/>
          </w:tcPr>
          <w:p w14:paraId="23DA3622" w14:textId="5D05D9E4" w:rsidR="00A60E20" w:rsidRPr="00A60E20" w:rsidRDefault="00A60E20" w:rsidP="00A60E20">
            <w:pPr>
              <w:spacing w:afterLines="50" w:after="156"/>
              <w:rPr>
                <w:rFonts w:ascii="微软雅黑" w:eastAsia="微软雅黑" w:hAnsi="微软雅黑"/>
                <w:sz w:val="15"/>
                <w:szCs w:val="15"/>
              </w:rPr>
            </w:pPr>
            <w:proofErr w:type="spellStart"/>
            <w:r w:rsidRPr="00A60E20">
              <w:rPr>
                <w:rFonts w:ascii="微软雅黑" w:eastAsia="微软雅黑" w:hAnsi="微软雅黑" w:hint="eastAsia"/>
                <w:sz w:val="15"/>
                <w:szCs w:val="15"/>
              </w:rPr>
              <w:t>t</w:t>
            </w:r>
            <w:r w:rsidRPr="00A60E20">
              <w:rPr>
                <w:rFonts w:ascii="微软雅黑" w:eastAsia="微软雅黑" w:hAnsi="微软雅黑"/>
                <w:sz w:val="15"/>
                <w:szCs w:val="15"/>
              </w:rPr>
              <w:t>ypedefContactorinfoPtr</w:t>
            </w:r>
            <w:proofErr w:type="spellEnd"/>
            <w:r w:rsidRPr="00A60E20">
              <w:rPr>
                <w:rFonts w:ascii="微软雅黑" w:eastAsia="微软雅黑" w:hAnsi="微软雅黑"/>
                <w:sz w:val="15"/>
                <w:szCs w:val="15"/>
              </w:rPr>
              <w:t xml:space="preserve"> (*</w:t>
            </w:r>
            <w:proofErr w:type="spellStart"/>
            <w:r w:rsidRPr="00A60E20">
              <w:rPr>
                <w:rFonts w:ascii="微软雅黑" w:eastAsia="微软雅黑" w:hAnsi="微软雅黑"/>
                <w:sz w:val="15"/>
                <w:szCs w:val="15"/>
              </w:rPr>
              <w:t>func_subscribe_</w:t>
            </w:r>
            <w:proofErr w:type="gramStart"/>
            <w:r w:rsidRPr="00A60E20">
              <w:rPr>
                <w:rFonts w:ascii="微软雅黑" w:eastAsia="微软雅黑" w:hAnsi="微软雅黑"/>
                <w:sz w:val="15"/>
                <w:szCs w:val="15"/>
              </w:rPr>
              <w:t>contactor</w:t>
            </w:r>
            <w:proofErr w:type="spellEnd"/>
            <w:r w:rsidRPr="00A60E20">
              <w:rPr>
                <w:rFonts w:ascii="微软雅黑" w:eastAsia="微软雅黑" w:hAnsi="微软雅黑"/>
                <w:sz w:val="15"/>
                <w:szCs w:val="15"/>
              </w:rPr>
              <w:t>)(</w:t>
            </w:r>
            <w:proofErr w:type="gramEnd"/>
            <w:r w:rsidRPr="00A60E20">
              <w:rPr>
                <w:rFonts w:ascii="微软雅黑" w:eastAsia="微软雅黑" w:hAnsi="微软雅黑"/>
                <w:i/>
                <w:iCs/>
                <w:sz w:val="15"/>
                <w:szCs w:val="15"/>
              </w:rPr>
              <w:t>uint8_t</w:t>
            </w:r>
            <w:r w:rsidRPr="00A60E20">
              <w:rPr>
                <w:rFonts w:ascii="微软雅黑" w:eastAsia="微软雅黑" w:hAnsi="微软雅黑"/>
                <w:sz w:val="15"/>
                <w:szCs w:val="15"/>
              </w:rPr>
              <w:t>);</w:t>
            </w:r>
          </w:p>
          <w:p w14:paraId="404C1527" w14:textId="77777777" w:rsidR="00DF1B7C" w:rsidRPr="00A60E20" w:rsidRDefault="00DF1B7C" w:rsidP="006E6664">
            <w:pPr>
              <w:spacing w:afterLines="50" w:after="156"/>
              <w:rPr>
                <w:rFonts w:ascii="微软雅黑" w:eastAsia="微软雅黑" w:hAnsi="微软雅黑"/>
                <w:sz w:val="15"/>
                <w:szCs w:val="15"/>
              </w:rPr>
            </w:pPr>
          </w:p>
        </w:tc>
        <w:tc>
          <w:tcPr>
            <w:tcW w:w="4497" w:type="dxa"/>
          </w:tcPr>
          <w:p w14:paraId="41D44957" w14:textId="74B10C8E" w:rsidR="00DF1B7C" w:rsidRDefault="00A60E20" w:rsidP="006E6664">
            <w:pPr>
              <w:spacing w:afterLines="50" w:after="156"/>
              <w:rPr>
                <w:szCs w:val="20"/>
              </w:rPr>
            </w:pPr>
            <w:r>
              <w:rPr>
                <w:rFonts w:hint="eastAsia"/>
                <w:szCs w:val="20"/>
              </w:rPr>
              <w:t>通过编号获取接触器信息</w:t>
            </w:r>
          </w:p>
        </w:tc>
      </w:tr>
      <w:tr w:rsidR="00DF1B7C" w14:paraId="06455ABC" w14:textId="77777777" w:rsidTr="00A60E20">
        <w:tc>
          <w:tcPr>
            <w:tcW w:w="4673" w:type="dxa"/>
          </w:tcPr>
          <w:p w14:paraId="5D2A6BF2" w14:textId="77777777" w:rsidR="00A60E20" w:rsidRPr="00A60E20" w:rsidRDefault="00A60E20" w:rsidP="00A60E20">
            <w:pPr>
              <w:spacing w:afterLines="50" w:after="156"/>
              <w:rPr>
                <w:rFonts w:ascii="微软雅黑" w:eastAsia="微软雅黑" w:hAnsi="微软雅黑"/>
                <w:sz w:val="15"/>
                <w:szCs w:val="15"/>
              </w:rPr>
            </w:pPr>
            <w:r w:rsidRPr="00A60E20">
              <w:rPr>
                <w:rFonts w:ascii="微软雅黑" w:eastAsia="微软雅黑" w:hAnsi="微软雅黑"/>
                <w:sz w:val="15"/>
                <w:szCs w:val="15"/>
              </w:rPr>
              <w:t xml:space="preserve">typedef </w:t>
            </w:r>
            <w:r w:rsidRPr="00A60E20">
              <w:rPr>
                <w:rFonts w:ascii="微软雅黑" w:eastAsia="微软雅黑" w:hAnsi="微软雅黑"/>
                <w:i/>
                <w:iCs/>
                <w:sz w:val="15"/>
                <w:szCs w:val="15"/>
              </w:rPr>
              <w:t>void</w:t>
            </w:r>
            <w:r w:rsidRPr="00A60E20">
              <w:rPr>
                <w:rFonts w:ascii="微软雅黑" w:eastAsia="微软雅黑" w:hAnsi="微软雅黑"/>
                <w:sz w:val="15"/>
                <w:szCs w:val="15"/>
              </w:rPr>
              <w:t xml:space="preserve"> (*</w:t>
            </w:r>
            <w:proofErr w:type="spellStart"/>
            <w:r w:rsidRPr="00A60E20">
              <w:rPr>
                <w:rFonts w:ascii="微软雅黑" w:eastAsia="微软雅黑" w:hAnsi="微软雅黑"/>
                <w:sz w:val="15"/>
                <w:szCs w:val="15"/>
              </w:rPr>
              <w:t>func_set_</w:t>
            </w:r>
            <w:proofErr w:type="gramStart"/>
            <w:r w:rsidRPr="00A60E20">
              <w:rPr>
                <w:rFonts w:ascii="微软雅黑" w:eastAsia="微软雅黑" w:hAnsi="微软雅黑"/>
                <w:sz w:val="15"/>
                <w:szCs w:val="15"/>
              </w:rPr>
              <w:t>pwrnode</w:t>
            </w:r>
            <w:proofErr w:type="spellEnd"/>
            <w:r w:rsidRPr="00A60E20">
              <w:rPr>
                <w:rFonts w:ascii="微软雅黑" w:eastAsia="微软雅黑" w:hAnsi="微软雅黑"/>
                <w:sz w:val="15"/>
                <w:szCs w:val="15"/>
              </w:rPr>
              <w:t>)(</w:t>
            </w:r>
            <w:proofErr w:type="gramEnd"/>
            <w:r w:rsidRPr="00A60E20">
              <w:rPr>
                <w:rFonts w:ascii="微软雅黑" w:eastAsia="微软雅黑" w:hAnsi="微软雅黑"/>
                <w:i/>
                <w:iCs/>
                <w:sz w:val="15"/>
                <w:szCs w:val="15"/>
              </w:rPr>
              <w:t>uint8_t</w:t>
            </w:r>
            <w:r w:rsidRPr="00A60E20">
              <w:rPr>
                <w:rFonts w:ascii="微软雅黑" w:eastAsia="微软雅黑" w:hAnsi="微软雅黑"/>
                <w:sz w:val="15"/>
                <w:szCs w:val="15"/>
              </w:rPr>
              <w:t xml:space="preserve">, </w:t>
            </w:r>
            <w:r w:rsidRPr="00A60E20">
              <w:rPr>
                <w:rFonts w:ascii="微软雅黑" w:eastAsia="微软雅黑" w:hAnsi="微软雅黑"/>
                <w:i/>
                <w:iCs/>
                <w:sz w:val="15"/>
                <w:szCs w:val="15"/>
              </w:rPr>
              <w:t>float</w:t>
            </w:r>
            <w:r w:rsidRPr="00A60E20">
              <w:rPr>
                <w:rFonts w:ascii="微软雅黑" w:eastAsia="微软雅黑" w:hAnsi="微软雅黑"/>
                <w:sz w:val="15"/>
                <w:szCs w:val="15"/>
              </w:rPr>
              <w:t xml:space="preserve">, </w:t>
            </w:r>
            <w:r w:rsidRPr="00A60E20">
              <w:rPr>
                <w:rFonts w:ascii="微软雅黑" w:eastAsia="微软雅黑" w:hAnsi="微软雅黑"/>
                <w:i/>
                <w:iCs/>
                <w:sz w:val="15"/>
                <w:szCs w:val="15"/>
              </w:rPr>
              <w:t>float</w:t>
            </w:r>
            <w:r w:rsidRPr="00A60E20">
              <w:rPr>
                <w:rFonts w:ascii="微软雅黑" w:eastAsia="微软雅黑" w:hAnsi="微软雅黑"/>
                <w:sz w:val="15"/>
                <w:szCs w:val="15"/>
              </w:rPr>
              <w:t>);</w:t>
            </w:r>
          </w:p>
          <w:p w14:paraId="2DD4D78D" w14:textId="77777777" w:rsidR="00DF1B7C" w:rsidRPr="00A60E20" w:rsidRDefault="00DF1B7C" w:rsidP="006E6664">
            <w:pPr>
              <w:spacing w:afterLines="50" w:after="156"/>
              <w:rPr>
                <w:rFonts w:ascii="微软雅黑" w:eastAsia="微软雅黑" w:hAnsi="微软雅黑"/>
                <w:sz w:val="15"/>
                <w:szCs w:val="15"/>
              </w:rPr>
            </w:pPr>
          </w:p>
        </w:tc>
        <w:tc>
          <w:tcPr>
            <w:tcW w:w="4497" w:type="dxa"/>
          </w:tcPr>
          <w:p w14:paraId="595E007B" w14:textId="4776988B" w:rsidR="00DF1B7C" w:rsidRDefault="00A60E20" w:rsidP="006E6664">
            <w:pPr>
              <w:spacing w:afterLines="50" w:after="156"/>
              <w:rPr>
                <w:rFonts w:hint="eastAsia"/>
                <w:szCs w:val="20"/>
              </w:rPr>
            </w:pPr>
            <w:r>
              <w:rPr>
                <w:rFonts w:hint="eastAsia"/>
                <w:szCs w:val="20"/>
              </w:rPr>
              <w:t>通过接触器编号预设功率节点电压、电流</w:t>
            </w:r>
          </w:p>
        </w:tc>
      </w:tr>
      <w:tr w:rsidR="00DF1B7C" w:rsidRPr="00A60E20" w14:paraId="4612777D" w14:textId="77777777" w:rsidTr="00A60E20">
        <w:tc>
          <w:tcPr>
            <w:tcW w:w="4673" w:type="dxa"/>
          </w:tcPr>
          <w:p w14:paraId="2DB68EED" w14:textId="7BDAB40C" w:rsidR="00DF1B7C" w:rsidRPr="00A60E20" w:rsidRDefault="00A60E20" w:rsidP="006E6664">
            <w:pPr>
              <w:spacing w:afterLines="50" w:after="156"/>
              <w:rPr>
                <w:rFonts w:ascii="微软雅黑" w:eastAsia="微软雅黑" w:hAnsi="微软雅黑"/>
                <w:sz w:val="15"/>
                <w:szCs w:val="15"/>
              </w:rPr>
            </w:pPr>
            <w:r w:rsidRPr="00A60E20">
              <w:rPr>
                <w:rFonts w:ascii="微软雅黑" w:eastAsia="微软雅黑" w:hAnsi="微软雅黑" w:hint="eastAsia"/>
                <w:sz w:val="15"/>
                <w:szCs w:val="15"/>
              </w:rPr>
              <w:lastRenderedPageBreak/>
              <w:t>t</w:t>
            </w:r>
            <w:r w:rsidRPr="00A60E20">
              <w:rPr>
                <w:rFonts w:ascii="微软雅黑" w:eastAsia="微软雅黑" w:hAnsi="微软雅黑"/>
                <w:sz w:val="15"/>
                <w:szCs w:val="15"/>
              </w:rPr>
              <w:t>ypedef void (*</w:t>
            </w:r>
            <w:proofErr w:type="spellStart"/>
            <w:r w:rsidRPr="00A60E20">
              <w:rPr>
                <w:rFonts w:ascii="微软雅黑" w:eastAsia="微软雅黑" w:hAnsi="微软雅黑"/>
                <w:sz w:val="15"/>
                <w:szCs w:val="15"/>
              </w:rPr>
              <w:t>func_</w:t>
            </w:r>
            <w:proofErr w:type="gramStart"/>
            <w:r w:rsidRPr="00A60E20">
              <w:rPr>
                <w:rFonts w:ascii="微软雅黑" w:eastAsia="微软雅黑" w:hAnsi="微软雅黑"/>
                <w:sz w:val="15"/>
                <w:szCs w:val="15"/>
              </w:rPr>
              <w:t>alarm</w:t>
            </w:r>
            <w:proofErr w:type="spellEnd"/>
            <w:r w:rsidRPr="00A60E20">
              <w:rPr>
                <w:rFonts w:ascii="微软雅黑" w:eastAsia="微软雅黑" w:hAnsi="微软雅黑"/>
                <w:sz w:val="15"/>
                <w:szCs w:val="15"/>
              </w:rPr>
              <w:t>)(</w:t>
            </w:r>
            <w:proofErr w:type="gramEnd"/>
            <w:r>
              <w:rPr>
                <w:rFonts w:ascii="微软雅黑" w:eastAsia="微软雅黑" w:hAnsi="微软雅黑"/>
                <w:sz w:val="15"/>
                <w:szCs w:val="15"/>
              </w:rPr>
              <w:t>…</w:t>
            </w:r>
            <w:r w:rsidRPr="00A60E20">
              <w:rPr>
                <w:rFonts w:ascii="微软雅黑" w:eastAsia="微软雅黑" w:hAnsi="微软雅黑"/>
                <w:sz w:val="15"/>
                <w:szCs w:val="15"/>
              </w:rPr>
              <w:t>);</w:t>
            </w:r>
          </w:p>
        </w:tc>
        <w:tc>
          <w:tcPr>
            <w:tcW w:w="4497" w:type="dxa"/>
          </w:tcPr>
          <w:p w14:paraId="4F95EF84" w14:textId="5D0F5337" w:rsidR="00DF1B7C" w:rsidRPr="00A60E20" w:rsidRDefault="00A60E20" w:rsidP="006E6664">
            <w:pPr>
              <w:spacing w:afterLines="50" w:after="156"/>
              <w:rPr>
                <w:rFonts w:hint="eastAsia"/>
                <w:szCs w:val="20"/>
              </w:rPr>
            </w:pPr>
            <w:r>
              <w:rPr>
                <w:rFonts w:hint="eastAsia"/>
                <w:szCs w:val="20"/>
              </w:rPr>
              <w:t>告警上报</w:t>
            </w:r>
          </w:p>
        </w:tc>
      </w:tr>
      <w:tr w:rsidR="00DF1B7C" w:rsidRPr="00A60E20" w14:paraId="5DD462DD" w14:textId="77777777" w:rsidTr="00A60E20">
        <w:tc>
          <w:tcPr>
            <w:tcW w:w="4673" w:type="dxa"/>
          </w:tcPr>
          <w:p w14:paraId="4D7EDCC3" w14:textId="4AB8DF9B" w:rsidR="00DF1B7C" w:rsidRPr="00A60E20" w:rsidRDefault="00A60E20" w:rsidP="006E6664">
            <w:pPr>
              <w:spacing w:afterLines="50" w:after="156"/>
              <w:rPr>
                <w:szCs w:val="20"/>
              </w:rPr>
            </w:pPr>
            <w:r w:rsidRPr="00A60E20">
              <w:rPr>
                <w:rFonts w:ascii="微软雅黑" w:eastAsia="微软雅黑" w:hAnsi="微软雅黑" w:hint="eastAsia"/>
                <w:sz w:val="15"/>
                <w:szCs w:val="15"/>
              </w:rPr>
              <w:t>t</w:t>
            </w:r>
            <w:r w:rsidRPr="00A60E20">
              <w:rPr>
                <w:rFonts w:ascii="微软雅黑" w:eastAsia="微软雅黑" w:hAnsi="微软雅黑"/>
                <w:sz w:val="15"/>
                <w:szCs w:val="15"/>
              </w:rPr>
              <w:t>ypedef void (*</w:t>
            </w:r>
            <w:proofErr w:type="spellStart"/>
            <w:r w:rsidRPr="00A60E20">
              <w:rPr>
                <w:rFonts w:ascii="微软雅黑" w:eastAsia="微软雅黑" w:hAnsi="微软雅黑"/>
                <w:sz w:val="15"/>
                <w:szCs w:val="15"/>
              </w:rPr>
              <w:t>func_trace_</w:t>
            </w:r>
            <w:proofErr w:type="gramStart"/>
            <w:r>
              <w:rPr>
                <w:rFonts w:ascii="微软雅黑" w:eastAsia="微软雅黑" w:hAnsi="微软雅黑" w:hint="eastAsia"/>
                <w:sz w:val="15"/>
                <w:szCs w:val="15"/>
              </w:rPr>
              <w:t>log</w:t>
            </w:r>
            <w:proofErr w:type="spellEnd"/>
            <w:r w:rsidRPr="00A60E20">
              <w:rPr>
                <w:rFonts w:ascii="微软雅黑" w:eastAsia="微软雅黑" w:hAnsi="微软雅黑"/>
                <w:sz w:val="15"/>
                <w:szCs w:val="15"/>
              </w:rPr>
              <w:t>)(</w:t>
            </w:r>
            <w:proofErr w:type="gramEnd"/>
            <w:r w:rsidRPr="00A60E20">
              <w:rPr>
                <w:rFonts w:ascii="微软雅黑" w:eastAsia="微软雅黑" w:hAnsi="微软雅黑" w:hint="eastAsia"/>
                <w:sz w:val="15"/>
                <w:szCs w:val="15"/>
              </w:rPr>
              <w:t>char*</w:t>
            </w:r>
            <w:r w:rsidRPr="00A60E20">
              <w:rPr>
                <w:rFonts w:ascii="微软雅黑" w:eastAsia="微软雅黑" w:hAnsi="微软雅黑"/>
                <w:sz w:val="15"/>
                <w:szCs w:val="15"/>
              </w:rPr>
              <w:t>);</w:t>
            </w:r>
          </w:p>
        </w:tc>
        <w:tc>
          <w:tcPr>
            <w:tcW w:w="4497" w:type="dxa"/>
          </w:tcPr>
          <w:p w14:paraId="16E80354" w14:textId="16AF7F98" w:rsidR="00DF1B7C" w:rsidRPr="00A60E20" w:rsidRDefault="00A60E20" w:rsidP="006E6664">
            <w:pPr>
              <w:spacing w:afterLines="50" w:after="156"/>
              <w:rPr>
                <w:szCs w:val="20"/>
              </w:rPr>
            </w:pPr>
            <w:r>
              <w:rPr>
                <w:rFonts w:hint="eastAsia"/>
                <w:szCs w:val="20"/>
              </w:rPr>
              <w:t>打印输出回调</w:t>
            </w:r>
          </w:p>
        </w:tc>
      </w:tr>
      <w:tr w:rsidR="00A60E20" w:rsidRPr="00A60E20" w14:paraId="484AD776" w14:textId="77777777" w:rsidTr="00A60E20">
        <w:tc>
          <w:tcPr>
            <w:tcW w:w="4673" w:type="dxa"/>
          </w:tcPr>
          <w:p w14:paraId="24F513AA" w14:textId="660E09C5" w:rsidR="00A60E20" w:rsidRPr="00A60E20" w:rsidRDefault="00A60E20" w:rsidP="006E6664">
            <w:pPr>
              <w:spacing w:afterLines="50" w:after="156"/>
              <w:rPr>
                <w:rFonts w:ascii="微软雅黑" w:eastAsia="微软雅黑" w:hAnsi="微软雅黑" w:hint="eastAsia"/>
                <w:sz w:val="15"/>
                <w:szCs w:val="15"/>
              </w:rPr>
            </w:pPr>
            <w:r>
              <w:rPr>
                <w:rFonts w:ascii="微软雅黑" w:eastAsia="微软雅黑" w:hAnsi="微软雅黑"/>
                <w:sz w:val="15"/>
                <w:szCs w:val="15"/>
              </w:rPr>
              <w:t>…</w:t>
            </w:r>
          </w:p>
        </w:tc>
        <w:tc>
          <w:tcPr>
            <w:tcW w:w="4497" w:type="dxa"/>
          </w:tcPr>
          <w:p w14:paraId="69003700" w14:textId="780F96F9" w:rsidR="00A60E20" w:rsidRDefault="00A60E20" w:rsidP="006E6664">
            <w:pPr>
              <w:spacing w:afterLines="50" w:after="156"/>
              <w:rPr>
                <w:rFonts w:hint="eastAsia"/>
                <w:szCs w:val="20"/>
              </w:rPr>
            </w:pPr>
            <w:r>
              <w:rPr>
                <w:szCs w:val="20"/>
              </w:rPr>
              <w:t>…</w:t>
            </w:r>
          </w:p>
        </w:tc>
      </w:tr>
    </w:tbl>
    <w:p w14:paraId="73338B03" w14:textId="77777777" w:rsidR="00DF1B7C" w:rsidRPr="00A60E20" w:rsidRDefault="00DF1B7C" w:rsidP="006E6664">
      <w:pPr>
        <w:spacing w:afterLines="50" w:after="156"/>
        <w:ind w:firstLineChars="200" w:firstLine="420"/>
        <w:rPr>
          <w:kern w:val="0"/>
          <w:szCs w:val="20"/>
        </w:rPr>
      </w:pPr>
    </w:p>
    <w:p w14:paraId="597463FC" w14:textId="402BB99C" w:rsidR="00923C94" w:rsidRPr="002738D5" w:rsidRDefault="002738D5" w:rsidP="002738D5">
      <w:r w:rsidRPr="002738D5">
        <w:rPr>
          <w:rFonts w:hint="eastAsia"/>
        </w:rPr>
        <w:t>具体细则</w:t>
      </w:r>
      <w:r w:rsidR="00A725EC" w:rsidRPr="002738D5">
        <w:rPr>
          <w:rFonts w:hint="eastAsia"/>
        </w:rPr>
        <w:t>参看</w:t>
      </w:r>
      <w:r w:rsidR="00491696" w:rsidRPr="002738D5">
        <w:rPr>
          <w:rFonts w:hint="eastAsia"/>
        </w:rPr>
        <w:t>《</w:t>
      </w:r>
      <w:r w:rsidRPr="002738D5">
        <w:rPr>
          <w:rFonts w:hint="eastAsia"/>
        </w:rPr>
        <w:t>PD</w:t>
      </w:r>
      <w:r>
        <w:rPr>
          <w:rFonts w:hint="eastAsia"/>
        </w:rPr>
        <w:t>U</w:t>
      </w:r>
      <w:r w:rsidRPr="002738D5">
        <w:rPr>
          <w:rFonts w:hint="eastAsia"/>
        </w:rPr>
        <w:t>功率分配静态库使用说明</w:t>
      </w:r>
      <w:r w:rsidRPr="002738D5">
        <w:rPr>
          <w:rFonts w:hint="eastAsia"/>
        </w:rPr>
        <w:t>.md</w:t>
      </w:r>
      <w:r w:rsidR="00491696" w:rsidRPr="002738D5">
        <w:rPr>
          <w:rFonts w:hint="eastAsia"/>
        </w:rPr>
        <w:t>》</w:t>
      </w:r>
      <w:r w:rsidR="00A725EC" w:rsidRPr="002738D5">
        <w:rPr>
          <w:rFonts w:hint="eastAsia"/>
        </w:rPr>
        <w:t>。</w:t>
      </w:r>
    </w:p>
    <w:p w14:paraId="3B94E70D" w14:textId="77777777" w:rsidR="00881C70" w:rsidRPr="00881C70" w:rsidRDefault="00881C70" w:rsidP="00881C70"/>
    <w:p w14:paraId="5A70A368" w14:textId="77777777" w:rsidR="00923C94" w:rsidRDefault="00923C94" w:rsidP="00923C94">
      <w:pPr>
        <w:pStyle w:val="Heading1"/>
        <w:keepNext w:val="0"/>
        <w:keepLines w:val="0"/>
        <w:tabs>
          <w:tab w:val="num" w:pos="425"/>
        </w:tabs>
        <w:autoSpaceDE w:val="0"/>
        <w:autoSpaceDN w:val="0"/>
        <w:adjustRightInd w:val="0"/>
        <w:spacing w:beforeLines="0" w:afterLines="0" w:line="240" w:lineRule="auto"/>
        <w:jc w:val="left"/>
      </w:pPr>
      <w:bookmarkStart w:id="84" w:name="_Toc209380778"/>
      <w:r w:rsidRPr="006E5E6F">
        <w:rPr>
          <w:rFonts w:hint="eastAsia"/>
        </w:rPr>
        <w:t>软件</w:t>
      </w:r>
      <w:r>
        <w:rPr>
          <w:rFonts w:hint="eastAsia"/>
        </w:rPr>
        <w:t>设计计划</w:t>
      </w:r>
      <w:r w:rsidRPr="00CA1101">
        <w:rPr>
          <w:rFonts w:hint="eastAsia"/>
        </w:rPr>
        <w:t>表</w:t>
      </w:r>
      <w:bookmarkEnd w:id="84"/>
    </w:p>
    <w:p w14:paraId="2E39A3C6" w14:textId="17B4D643" w:rsidR="00C6558A" w:rsidRPr="00C6558A" w:rsidRDefault="00C6558A" w:rsidP="00C6558A">
      <w:pPr>
        <w:jc w:val="center"/>
      </w:pPr>
      <w:r>
        <w:rPr>
          <w:rFonts w:hint="eastAsia"/>
        </w:rPr>
        <w:t>时间计划表</w:t>
      </w:r>
    </w:p>
    <w:tbl>
      <w:tblPr>
        <w:tblW w:w="8632" w:type="dxa"/>
        <w:jc w:val="center"/>
        <w:tblLayout w:type="fixed"/>
        <w:tblLook w:val="0000" w:firstRow="0" w:lastRow="0" w:firstColumn="0" w:lastColumn="0" w:noHBand="0" w:noVBand="0"/>
      </w:tblPr>
      <w:tblGrid>
        <w:gridCol w:w="701"/>
        <w:gridCol w:w="2410"/>
        <w:gridCol w:w="2835"/>
        <w:gridCol w:w="2686"/>
      </w:tblGrid>
      <w:tr w:rsidR="007766F4" w:rsidRPr="006911BA" w14:paraId="4D4275A6" w14:textId="77777777" w:rsidTr="00201891">
        <w:trPr>
          <w:trHeight w:val="314"/>
          <w:jc w:val="center"/>
        </w:trPr>
        <w:tc>
          <w:tcPr>
            <w:tcW w:w="701" w:type="dxa"/>
            <w:tcBorders>
              <w:top w:val="single" w:sz="6" w:space="0" w:color="auto"/>
              <w:left w:val="single" w:sz="6" w:space="0" w:color="auto"/>
              <w:bottom w:val="single" w:sz="6" w:space="0" w:color="auto"/>
              <w:right w:val="single" w:sz="6" w:space="0" w:color="auto"/>
            </w:tcBorders>
            <w:shd w:val="clear" w:color="auto" w:fill="E0E0E0"/>
          </w:tcPr>
          <w:p w14:paraId="744CB858" w14:textId="77777777" w:rsidR="007766F4" w:rsidRPr="006911BA" w:rsidRDefault="007766F4" w:rsidP="00447211">
            <w:pPr>
              <w:jc w:val="center"/>
              <w:rPr>
                <w:rFonts w:eastAsiaTheme="minorEastAsia"/>
                <w:b/>
                <w:kern w:val="0"/>
                <w:sz w:val="18"/>
                <w:szCs w:val="18"/>
              </w:rPr>
            </w:pPr>
            <w:r w:rsidRPr="006911BA">
              <w:rPr>
                <w:rFonts w:eastAsiaTheme="minorEastAsia" w:hAnsiTheme="minorEastAsia"/>
                <w:b/>
                <w:kern w:val="0"/>
                <w:sz w:val="18"/>
                <w:szCs w:val="18"/>
              </w:rPr>
              <w:t>序号</w:t>
            </w:r>
          </w:p>
        </w:tc>
        <w:tc>
          <w:tcPr>
            <w:tcW w:w="2410" w:type="dxa"/>
            <w:tcBorders>
              <w:top w:val="single" w:sz="6" w:space="0" w:color="auto"/>
              <w:left w:val="single" w:sz="6" w:space="0" w:color="auto"/>
              <w:bottom w:val="single" w:sz="6" w:space="0" w:color="auto"/>
              <w:right w:val="single" w:sz="4" w:space="0" w:color="auto"/>
            </w:tcBorders>
            <w:shd w:val="clear" w:color="auto" w:fill="E0E0E0"/>
          </w:tcPr>
          <w:p w14:paraId="3E490ADE" w14:textId="77777777" w:rsidR="007766F4" w:rsidRPr="006911BA" w:rsidRDefault="007766F4" w:rsidP="00447211">
            <w:pPr>
              <w:jc w:val="center"/>
              <w:rPr>
                <w:rFonts w:eastAsiaTheme="minorEastAsia"/>
                <w:b/>
                <w:kern w:val="0"/>
                <w:sz w:val="18"/>
                <w:szCs w:val="18"/>
              </w:rPr>
            </w:pPr>
            <w:r>
              <w:rPr>
                <w:rFonts w:eastAsiaTheme="minorEastAsia" w:hint="eastAsia"/>
                <w:b/>
                <w:kern w:val="0"/>
                <w:sz w:val="18"/>
                <w:szCs w:val="18"/>
              </w:rPr>
              <w:t>任务</w:t>
            </w:r>
          </w:p>
        </w:tc>
        <w:tc>
          <w:tcPr>
            <w:tcW w:w="2835" w:type="dxa"/>
            <w:tcBorders>
              <w:top w:val="single" w:sz="6" w:space="0" w:color="auto"/>
              <w:left w:val="single" w:sz="4" w:space="0" w:color="auto"/>
              <w:bottom w:val="single" w:sz="6" w:space="0" w:color="auto"/>
              <w:right w:val="single" w:sz="6" w:space="0" w:color="auto"/>
            </w:tcBorders>
            <w:shd w:val="clear" w:color="auto" w:fill="E0E0E0"/>
          </w:tcPr>
          <w:p w14:paraId="1332CD14" w14:textId="77777777" w:rsidR="007766F4" w:rsidRPr="006911BA" w:rsidRDefault="007766F4" w:rsidP="00447211">
            <w:pPr>
              <w:ind w:leftChars="-130" w:left="-273"/>
              <w:jc w:val="center"/>
              <w:rPr>
                <w:rFonts w:eastAsiaTheme="minorEastAsia"/>
                <w:b/>
                <w:kern w:val="0"/>
                <w:sz w:val="18"/>
                <w:szCs w:val="18"/>
              </w:rPr>
            </w:pPr>
            <w:r>
              <w:rPr>
                <w:rFonts w:eastAsiaTheme="minorEastAsia" w:hAnsiTheme="minorEastAsia" w:hint="eastAsia"/>
                <w:b/>
                <w:kern w:val="0"/>
                <w:sz w:val="18"/>
                <w:szCs w:val="18"/>
              </w:rPr>
              <w:t>开始时间</w:t>
            </w:r>
          </w:p>
        </w:tc>
        <w:tc>
          <w:tcPr>
            <w:tcW w:w="2686" w:type="dxa"/>
            <w:tcBorders>
              <w:top w:val="single" w:sz="6" w:space="0" w:color="auto"/>
              <w:left w:val="single" w:sz="4" w:space="0" w:color="auto"/>
              <w:bottom w:val="single" w:sz="6" w:space="0" w:color="auto"/>
              <w:right w:val="single" w:sz="6" w:space="0" w:color="auto"/>
            </w:tcBorders>
            <w:shd w:val="clear" w:color="auto" w:fill="E0E0E0"/>
          </w:tcPr>
          <w:p w14:paraId="1EF2375C" w14:textId="77777777" w:rsidR="007766F4" w:rsidRPr="006911BA" w:rsidRDefault="007766F4" w:rsidP="00447211">
            <w:pPr>
              <w:ind w:leftChars="-130" w:left="-273"/>
              <w:jc w:val="center"/>
              <w:rPr>
                <w:rFonts w:eastAsiaTheme="minorEastAsia"/>
                <w:b/>
                <w:kern w:val="0"/>
                <w:sz w:val="18"/>
                <w:szCs w:val="18"/>
              </w:rPr>
            </w:pPr>
            <w:r>
              <w:rPr>
                <w:rFonts w:eastAsiaTheme="minorEastAsia" w:hAnsiTheme="minorEastAsia" w:hint="eastAsia"/>
                <w:b/>
                <w:kern w:val="0"/>
                <w:sz w:val="18"/>
                <w:szCs w:val="18"/>
              </w:rPr>
              <w:t>结束时间</w:t>
            </w:r>
          </w:p>
        </w:tc>
      </w:tr>
      <w:tr w:rsidR="00201891" w:rsidRPr="006911BA" w14:paraId="17E315BE" w14:textId="77777777" w:rsidTr="00447211">
        <w:trPr>
          <w:trHeight w:val="314"/>
          <w:jc w:val="center"/>
        </w:trPr>
        <w:tc>
          <w:tcPr>
            <w:tcW w:w="8632" w:type="dxa"/>
            <w:gridSpan w:val="4"/>
            <w:tcBorders>
              <w:top w:val="single" w:sz="6" w:space="0" w:color="auto"/>
              <w:left w:val="single" w:sz="6" w:space="0" w:color="auto"/>
              <w:bottom w:val="single" w:sz="6" w:space="0" w:color="auto"/>
              <w:right w:val="single" w:sz="6" w:space="0" w:color="auto"/>
            </w:tcBorders>
            <w:shd w:val="clear" w:color="auto" w:fill="E0E0E0"/>
          </w:tcPr>
          <w:p w14:paraId="09A8481C" w14:textId="77777777" w:rsidR="00201891" w:rsidRDefault="00201891" w:rsidP="00201891">
            <w:pPr>
              <w:ind w:leftChars="-130" w:left="-273"/>
              <w:jc w:val="center"/>
              <w:rPr>
                <w:rFonts w:eastAsiaTheme="minorEastAsia" w:hAnsiTheme="minorEastAsia"/>
                <w:b/>
                <w:kern w:val="0"/>
                <w:sz w:val="18"/>
                <w:szCs w:val="18"/>
              </w:rPr>
            </w:pPr>
            <w:r>
              <w:rPr>
                <w:rFonts w:eastAsiaTheme="minorEastAsia" w:hAnsiTheme="minorEastAsia" w:hint="eastAsia"/>
                <w:b/>
                <w:kern w:val="0"/>
                <w:sz w:val="18"/>
                <w:szCs w:val="18"/>
              </w:rPr>
              <w:t>第一阶段</w:t>
            </w:r>
          </w:p>
        </w:tc>
      </w:tr>
      <w:tr w:rsidR="006E6664" w:rsidRPr="006911BA" w14:paraId="1ED42379" w14:textId="77777777" w:rsidTr="00201891">
        <w:trPr>
          <w:trHeight w:val="266"/>
          <w:jc w:val="center"/>
        </w:trPr>
        <w:tc>
          <w:tcPr>
            <w:tcW w:w="701" w:type="dxa"/>
            <w:tcBorders>
              <w:top w:val="single" w:sz="6" w:space="0" w:color="auto"/>
              <w:left w:val="single" w:sz="6" w:space="0" w:color="auto"/>
              <w:bottom w:val="single" w:sz="6" w:space="0" w:color="auto"/>
              <w:right w:val="single" w:sz="6" w:space="0" w:color="auto"/>
            </w:tcBorders>
          </w:tcPr>
          <w:p w14:paraId="7DC5DD02" w14:textId="77777777" w:rsidR="006E6664" w:rsidRPr="006911BA" w:rsidRDefault="006E6664" w:rsidP="006E6664">
            <w:pPr>
              <w:jc w:val="center"/>
              <w:rPr>
                <w:rFonts w:eastAsiaTheme="minorEastAsia"/>
                <w:kern w:val="0"/>
                <w:sz w:val="18"/>
                <w:szCs w:val="18"/>
              </w:rPr>
            </w:pPr>
            <w:r>
              <w:rPr>
                <w:rFonts w:eastAsiaTheme="minorEastAsia" w:hint="eastAsia"/>
                <w:kern w:val="0"/>
                <w:sz w:val="18"/>
                <w:szCs w:val="18"/>
              </w:rPr>
              <w:t>1</w:t>
            </w:r>
          </w:p>
        </w:tc>
        <w:tc>
          <w:tcPr>
            <w:tcW w:w="2410" w:type="dxa"/>
            <w:tcBorders>
              <w:top w:val="single" w:sz="6" w:space="0" w:color="auto"/>
              <w:left w:val="single" w:sz="6" w:space="0" w:color="auto"/>
              <w:bottom w:val="single" w:sz="6" w:space="0" w:color="auto"/>
              <w:right w:val="single" w:sz="4" w:space="0" w:color="auto"/>
            </w:tcBorders>
          </w:tcPr>
          <w:p w14:paraId="2ABC7E67" w14:textId="2B035CAD" w:rsidR="006E6664" w:rsidRPr="006911BA" w:rsidRDefault="006E6664" w:rsidP="006E6664">
            <w:pPr>
              <w:jc w:val="center"/>
              <w:rPr>
                <w:rFonts w:eastAsiaTheme="minorEastAsia"/>
                <w:kern w:val="0"/>
                <w:sz w:val="18"/>
                <w:szCs w:val="18"/>
              </w:rPr>
            </w:pPr>
            <w:r>
              <w:rPr>
                <w:rFonts w:eastAsiaTheme="minorEastAsia" w:hint="eastAsia"/>
                <w:kern w:val="0"/>
                <w:sz w:val="18"/>
                <w:szCs w:val="18"/>
              </w:rPr>
              <w:t>概要设计</w:t>
            </w:r>
          </w:p>
        </w:tc>
        <w:tc>
          <w:tcPr>
            <w:tcW w:w="2835" w:type="dxa"/>
            <w:tcBorders>
              <w:top w:val="single" w:sz="6" w:space="0" w:color="auto"/>
              <w:left w:val="single" w:sz="4" w:space="0" w:color="auto"/>
              <w:bottom w:val="single" w:sz="6" w:space="0" w:color="auto"/>
              <w:right w:val="single" w:sz="6" w:space="0" w:color="auto"/>
            </w:tcBorders>
          </w:tcPr>
          <w:p w14:paraId="1C4A05D2" w14:textId="3B072E1E" w:rsidR="006E6664" w:rsidRPr="006911BA" w:rsidRDefault="006E6664" w:rsidP="006E6664">
            <w:pPr>
              <w:rPr>
                <w:rFonts w:eastAsiaTheme="minorEastAsia"/>
                <w:kern w:val="0"/>
                <w:sz w:val="18"/>
                <w:szCs w:val="18"/>
              </w:rPr>
            </w:pPr>
            <w:r>
              <w:rPr>
                <w:rFonts w:eastAsiaTheme="minorEastAsia"/>
                <w:kern w:val="0"/>
                <w:sz w:val="18"/>
                <w:szCs w:val="18"/>
              </w:rPr>
              <w:t>2025.</w:t>
            </w:r>
            <w:r>
              <w:rPr>
                <w:rFonts w:eastAsiaTheme="minorEastAsia" w:hint="eastAsia"/>
                <w:kern w:val="0"/>
                <w:sz w:val="18"/>
                <w:szCs w:val="18"/>
              </w:rPr>
              <w:t>0</w:t>
            </w:r>
            <w:r>
              <w:rPr>
                <w:rFonts w:eastAsiaTheme="minorEastAsia"/>
                <w:kern w:val="0"/>
                <w:sz w:val="18"/>
                <w:szCs w:val="18"/>
              </w:rPr>
              <w:t>8</w:t>
            </w:r>
            <w:r>
              <w:rPr>
                <w:rFonts w:eastAsiaTheme="minorEastAsia" w:hint="eastAsia"/>
                <w:kern w:val="0"/>
                <w:sz w:val="18"/>
                <w:szCs w:val="18"/>
              </w:rPr>
              <w:t>.</w:t>
            </w:r>
            <w:r>
              <w:rPr>
                <w:rFonts w:eastAsiaTheme="minorEastAsia"/>
                <w:kern w:val="0"/>
                <w:sz w:val="18"/>
                <w:szCs w:val="18"/>
              </w:rPr>
              <w:t>01</w:t>
            </w:r>
          </w:p>
        </w:tc>
        <w:tc>
          <w:tcPr>
            <w:tcW w:w="2686" w:type="dxa"/>
            <w:tcBorders>
              <w:top w:val="single" w:sz="6" w:space="0" w:color="auto"/>
              <w:left w:val="single" w:sz="4" w:space="0" w:color="auto"/>
              <w:bottom w:val="single" w:sz="6" w:space="0" w:color="auto"/>
              <w:right w:val="single" w:sz="6" w:space="0" w:color="auto"/>
            </w:tcBorders>
          </w:tcPr>
          <w:p w14:paraId="5ECDF8F1" w14:textId="1D810380" w:rsidR="006E6664" w:rsidRPr="006911BA" w:rsidRDefault="006E6664" w:rsidP="006E6664">
            <w:pPr>
              <w:rPr>
                <w:rFonts w:eastAsiaTheme="minorEastAsia"/>
                <w:kern w:val="0"/>
                <w:sz w:val="18"/>
                <w:szCs w:val="18"/>
              </w:rPr>
            </w:pPr>
            <w:r>
              <w:rPr>
                <w:rFonts w:eastAsiaTheme="minorEastAsia"/>
                <w:kern w:val="0"/>
                <w:sz w:val="18"/>
                <w:szCs w:val="18"/>
              </w:rPr>
              <w:t>2025.</w:t>
            </w:r>
            <w:r>
              <w:rPr>
                <w:rFonts w:eastAsiaTheme="minorEastAsia" w:hint="eastAsia"/>
                <w:kern w:val="0"/>
                <w:sz w:val="18"/>
                <w:szCs w:val="18"/>
              </w:rPr>
              <w:t>0</w:t>
            </w:r>
            <w:r>
              <w:rPr>
                <w:rFonts w:eastAsiaTheme="minorEastAsia"/>
                <w:kern w:val="0"/>
                <w:sz w:val="18"/>
                <w:szCs w:val="18"/>
              </w:rPr>
              <w:t>8</w:t>
            </w:r>
            <w:r>
              <w:rPr>
                <w:rFonts w:eastAsiaTheme="minorEastAsia" w:hint="eastAsia"/>
                <w:kern w:val="0"/>
                <w:sz w:val="18"/>
                <w:szCs w:val="18"/>
              </w:rPr>
              <w:t>.</w:t>
            </w:r>
            <w:r>
              <w:rPr>
                <w:rFonts w:eastAsiaTheme="minorEastAsia"/>
                <w:kern w:val="0"/>
                <w:sz w:val="18"/>
                <w:szCs w:val="18"/>
              </w:rPr>
              <w:t>30</w:t>
            </w:r>
          </w:p>
        </w:tc>
      </w:tr>
      <w:tr w:rsidR="006E6664" w:rsidRPr="006911BA" w14:paraId="4801AF95" w14:textId="77777777" w:rsidTr="00201891">
        <w:trPr>
          <w:trHeight w:val="266"/>
          <w:jc w:val="center"/>
        </w:trPr>
        <w:tc>
          <w:tcPr>
            <w:tcW w:w="701" w:type="dxa"/>
            <w:tcBorders>
              <w:top w:val="single" w:sz="6" w:space="0" w:color="auto"/>
              <w:left w:val="single" w:sz="6" w:space="0" w:color="auto"/>
              <w:bottom w:val="single" w:sz="6" w:space="0" w:color="auto"/>
              <w:right w:val="single" w:sz="6" w:space="0" w:color="auto"/>
            </w:tcBorders>
          </w:tcPr>
          <w:p w14:paraId="4B619E57" w14:textId="77777777" w:rsidR="006E6664" w:rsidRPr="006911BA" w:rsidRDefault="006E6664" w:rsidP="006E6664">
            <w:pPr>
              <w:jc w:val="center"/>
              <w:rPr>
                <w:rFonts w:eastAsiaTheme="minorEastAsia"/>
                <w:kern w:val="0"/>
                <w:sz w:val="18"/>
                <w:szCs w:val="18"/>
              </w:rPr>
            </w:pPr>
            <w:r>
              <w:rPr>
                <w:rFonts w:eastAsiaTheme="minorEastAsia" w:hint="eastAsia"/>
                <w:kern w:val="0"/>
                <w:sz w:val="18"/>
                <w:szCs w:val="18"/>
              </w:rPr>
              <w:t>2</w:t>
            </w:r>
          </w:p>
        </w:tc>
        <w:tc>
          <w:tcPr>
            <w:tcW w:w="2410" w:type="dxa"/>
            <w:tcBorders>
              <w:top w:val="single" w:sz="6" w:space="0" w:color="auto"/>
              <w:left w:val="single" w:sz="6" w:space="0" w:color="auto"/>
              <w:bottom w:val="single" w:sz="6" w:space="0" w:color="auto"/>
              <w:right w:val="single" w:sz="4" w:space="0" w:color="auto"/>
            </w:tcBorders>
          </w:tcPr>
          <w:p w14:paraId="7B045115" w14:textId="2B47AC08" w:rsidR="006E6664" w:rsidRPr="006911BA" w:rsidRDefault="006E6664" w:rsidP="006E6664">
            <w:pPr>
              <w:jc w:val="center"/>
              <w:rPr>
                <w:rFonts w:eastAsiaTheme="minorEastAsia"/>
                <w:kern w:val="0"/>
                <w:sz w:val="18"/>
                <w:szCs w:val="18"/>
              </w:rPr>
            </w:pPr>
            <w:r>
              <w:rPr>
                <w:rFonts w:eastAsiaTheme="minorEastAsia" w:hint="eastAsia"/>
                <w:kern w:val="0"/>
                <w:sz w:val="18"/>
                <w:szCs w:val="18"/>
              </w:rPr>
              <w:t>编码（拓扑构建）</w:t>
            </w:r>
          </w:p>
        </w:tc>
        <w:tc>
          <w:tcPr>
            <w:tcW w:w="2835" w:type="dxa"/>
            <w:tcBorders>
              <w:top w:val="single" w:sz="6" w:space="0" w:color="auto"/>
              <w:left w:val="single" w:sz="4" w:space="0" w:color="auto"/>
              <w:bottom w:val="single" w:sz="6" w:space="0" w:color="auto"/>
              <w:right w:val="single" w:sz="6" w:space="0" w:color="auto"/>
            </w:tcBorders>
          </w:tcPr>
          <w:p w14:paraId="6FA79EE4" w14:textId="221FEA5E" w:rsidR="006E6664" w:rsidRPr="006911BA" w:rsidRDefault="006E6664" w:rsidP="006E6664">
            <w:pPr>
              <w:rPr>
                <w:rFonts w:eastAsiaTheme="minorEastAsia"/>
                <w:kern w:val="0"/>
                <w:sz w:val="18"/>
                <w:szCs w:val="18"/>
              </w:rPr>
            </w:pPr>
            <w:r>
              <w:rPr>
                <w:rFonts w:eastAsiaTheme="minorEastAsia"/>
                <w:kern w:val="0"/>
                <w:sz w:val="18"/>
                <w:szCs w:val="18"/>
              </w:rPr>
              <w:t>2025.</w:t>
            </w:r>
            <w:r w:rsidR="00695A11">
              <w:rPr>
                <w:rFonts w:eastAsiaTheme="minorEastAsia" w:hint="eastAsia"/>
                <w:kern w:val="0"/>
                <w:sz w:val="18"/>
                <w:szCs w:val="18"/>
              </w:rPr>
              <w:t>09</w:t>
            </w:r>
            <w:r>
              <w:rPr>
                <w:rFonts w:eastAsiaTheme="minorEastAsia" w:hint="eastAsia"/>
                <w:kern w:val="0"/>
                <w:sz w:val="18"/>
                <w:szCs w:val="18"/>
              </w:rPr>
              <w:t>.</w:t>
            </w:r>
            <w:r>
              <w:rPr>
                <w:rFonts w:eastAsiaTheme="minorEastAsia"/>
                <w:kern w:val="0"/>
                <w:sz w:val="18"/>
                <w:szCs w:val="18"/>
              </w:rPr>
              <w:t>01</w:t>
            </w:r>
          </w:p>
        </w:tc>
        <w:tc>
          <w:tcPr>
            <w:tcW w:w="2686" w:type="dxa"/>
            <w:tcBorders>
              <w:top w:val="single" w:sz="6" w:space="0" w:color="auto"/>
              <w:left w:val="single" w:sz="4" w:space="0" w:color="auto"/>
              <w:bottom w:val="single" w:sz="6" w:space="0" w:color="auto"/>
              <w:right w:val="single" w:sz="6" w:space="0" w:color="auto"/>
            </w:tcBorders>
          </w:tcPr>
          <w:p w14:paraId="0C87923C" w14:textId="3C3C5106" w:rsidR="006E6664" w:rsidRPr="006911BA" w:rsidRDefault="006E6664" w:rsidP="006E6664">
            <w:pPr>
              <w:rPr>
                <w:rFonts w:eastAsiaTheme="minorEastAsia"/>
                <w:kern w:val="0"/>
                <w:sz w:val="18"/>
                <w:szCs w:val="18"/>
              </w:rPr>
            </w:pPr>
            <w:r>
              <w:rPr>
                <w:rFonts w:eastAsiaTheme="minorEastAsia"/>
                <w:kern w:val="0"/>
                <w:sz w:val="18"/>
                <w:szCs w:val="18"/>
              </w:rPr>
              <w:t>2025.09.</w:t>
            </w:r>
            <w:r w:rsidR="00695A11">
              <w:rPr>
                <w:rFonts w:eastAsiaTheme="minorEastAsia" w:hint="eastAsia"/>
                <w:kern w:val="0"/>
                <w:sz w:val="18"/>
                <w:szCs w:val="18"/>
              </w:rPr>
              <w:t>16</w:t>
            </w:r>
          </w:p>
        </w:tc>
      </w:tr>
      <w:tr w:rsidR="006E6664" w:rsidRPr="006911BA" w14:paraId="3DC0F768" w14:textId="77777777" w:rsidTr="00201891">
        <w:trPr>
          <w:trHeight w:val="266"/>
          <w:jc w:val="center"/>
        </w:trPr>
        <w:tc>
          <w:tcPr>
            <w:tcW w:w="701" w:type="dxa"/>
            <w:vMerge w:val="restart"/>
            <w:tcBorders>
              <w:top w:val="single" w:sz="6" w:space="0" w:color="auto"/>
              <w:left w:val="single" w:sz="6" w:space="0" w:color="auto"/>
              <w:right w:val="single" w:sz="6" w:space="0" w:color="auto"/>
            </w:tcBorders>
            <w:vAlign w:val="center"/>
          </w:tcPr>
          <w:p w14:paraId="03B9D248" w14:textId="77777777" w:rsidR="006E6664" w:rsidRPr="006911BA" w:rsidRDefault="006E6664" w:rsidP="006E6664">
            <w:pPr>
              <w:jc w:val="center"/>
              <w:rPr>
                <w:rFonts w:eastAsiaTheme="minorEastAsia"/>
                <w:kern w:val="0"/>
                <w:sz w:val="18"/>
                <w:szCs w:val="18"/>
              </w:rPr>
            </w:pPr>
            <w:r>
              <w:rPr>
                <w:rFonts w:eastAsiaTheme="minorEastAsia" w:hint="eastAsia"/>
                <w:kern w:val="0"/>
                <w:sz w:val="18"/>
                <w:szCs w:val="18"/>
              </w:rPr>
              <w:t>3</w:t>
            </w:r>
          </w:p>
        </w:tc>
        <w:tc>
          <w:tcPr>
            <w:tcW w:w="2410" w:type="dxa"/>
            <w:tcBorders>
              <w:top w:val="single" w:sz="6" w:space="0" w:color="auto"/>
              <w:left w:val="single" w:sz="6" w:space="0" w:color="auto"/>
              <w:bottom w:val="single" w:sz="6" w:space="0" w:color="auto"/>
              <w:right w:val="single" w:sz="4" w:space="0" w:color="auto"/>
            </w:tcBorders>
          </w:tcPr>
          <w:p w14:paraId="0AC4BDE5" w14:textId="30AA53A8" w:rsidR="006E6664" w:rsidRPr="006911BA" w:rsidRDefault="006E6664" w:rsidP="006E6664">
            <w:pPr>
              <w:jc w:val="center"/>
              <w:rPr>
                <w:rFonts w:eastAsiaTheme="minorEastAsia"/>
                <w:kern w:val="0"/>
                <w:sz w:val="18"/>
                <w:szCs w:val="18"/>
              </w:rPr>
            </w:pPr>
            <w:r>
              <w:rPr>
                <w:rFonts w:eastAsiaTheme="minorEastAsia" w:hint="eastAsia"/>
                <w:kern w:val="0"/>
                <w:sz w:val="18"/>
                <w:szCs w:val="18"/>
              </w:rPr>
              <w:t>编码（分配策略）</w:t>
            </w:r>
          </w:p>
        </w:tc>
        <w:tc>
          <w:tcPr>
            <w:tcW w:w="2835" w:type="dxa"/>
            <w:tcBorders>
              <w:top w:val="single" w:sz="6" w:space="0" w:color="auto"/>
              <w:left w:val="single" w:sz="4" w:space="0" w:color="auto"/>
              <w:bottom w:val="single" w:sz="6" w:space="0" w:color="auto"/>
              <w:right w:val="single" w:sz="6" w:space="0" w:color="auto"/>
            </w:tcBorders>
          </w:tcPr>
          <w:p w14:paraId="38B5B456" w14:textId="41F0FB5D" w:rsidR="006E6664" w:rsidRPr="006911BA" w:rsidRDefault="006E6664" w:rsidP="006E6664">
            <w:pPr>
              <w:rPr>
                <w:rFonts w:eastAsiaTheme="minorEastAsia"/>
                <w:kern w:val="0"/>
                <w:sz w:val="18"/>
                <w:szCs w:val="18"/>
              </w:rPr>
            </w:pPr>
            <w:r>
              <w:rPr>
                <w:rFonts w:eastAsiaTheme="minorEastAsia"/>
                <w:kern w:val="0"/>
                <w:sz w:val="18"/>
                <w:szCs w:val="18"/>
              </w:rPr>
              <w:t>2025.</w:t>
            </w:r>
            <w:r>
              <w:rPr>
                <w:rFonts w:eastAsiaTheme="minorEastAsia" w:hint="eastAsia"/>
                <w:kern w:val="0"/>
                <w:sz w:val="18"/>
                <w:szCs w:val="18"/>
              </w:rPr>
              <w:t>0</w:t>
            </w:r>
            <w:r w:rsidR="00695A11">
              <w:rPr>
                <w:rFonts w:eastAsiaTheme="minorEastAsia" w:hint="eastAsia"/>
                <w:kern w:val="0"/>
                <w:sz w:val="18"/>
                <w:szCs w:val="18"/>
              </w:rPr>
              <w:t>9</w:t>
            </w:r>
            <w:r>
              <w:rPr>
                <w:rFonts w:eastAsiaTheme="minorEastAsia" w:hint="eastAsia"/>
                <w:kern w:val="0"/>
                <w:sz w:val="18"/>
                <w:szCs w:val="18"/>
              </w:rPr>
              <w:t>.</w:t>
            </w:r>
            <w:r w:rsidR="00695A11">
              <w:rPr>
                <w:rFonts w:eastAsiaTheme="minorEastAsia" w:hint="eastAsia"/>
                <w:kern w:val="0"/>
                <w:sz w:val="18"/>
                <w:szCs w:val="18"/>
              </w:rPr>
              <w:t>17</w:t>
            </w:r>
          </w:p>
        </w:tc>
        <w:tc>
          <w:tcPr>
            <w:tcW w:w="2686" w:type="dxa"/>
            <w:tcBorders>
              <w:top w:val="single" w:sz="6" w:space="0" w:color="auto"/>
              <w:left w:val="single" w:sz="4" w:space="0" w:color="auto"/>
              <w:bottom w:val="single" w:sz="6" w:space="0" w:color="auto"/>
              <w:right w:val="single" w:sz="6" w:space="0" w:color="auto"/>
            </w:tcBorders>
          </w:tcPr>
          <w:p w14:paraId="2DD41F49" w14:textId="0DC3668A" w:rsidR="006E6664" w:rsidRPr="006911BA" w:rsidRDefault="006E6664" w:rsidP="006E6664">
            <w:pPr>
              <w:rPr>
                <w:rFonts w:eastAsiaTheme="minorEastAsia"/>
                <w:kern w:val="0"/>
                <w:sz w:val="18"/>
                <w:szCs w:val="18"/>
              </w:rPr>
            </w:pPr>
            <w:r>
              <w:rPr>
                <w:rFonts w:eastAsiaTheme="minorEastAsia"/>
                <w:kern w:val="0"/>
                <w:sz w:val="18"/>
                <w:szCs w:val="18"/>
              </w:rPr>
              <w:t>2025.</w:t>
            </w:r>
            <w:r w:rsidR="00695A11">
              <w:rPr>
                <w:rFonts w:eastAsiaTheme="minorEastAsia" w:hint="eastAsia"/>
                <w:kern w:val="0"/>
                <w:sz w:val="18"/>
                <w:szCs w:val="18"/>
              </w:rPr>
              <w:t>10</w:t>
            </w:r>
            <w:r>
              <w:rPr>
                <w:rFonts w:eastAsiaTheme="minorEastAsia"/>
                <w:kern w:val="0"/>
                <w:sz w:val="18"/>
                <w:szCs w:val="18"/>
              </w:rPr>
              <w:t>.</w:t>
            </w:r>
            <w:r w:rsidR="00695A11">
              <w:rPr>
                <w:rFonts w:eastAsiaTheme="minorEastAsia" w:hint="eastAsia"/>
                <w:kern w:val="0"/>
                <w:sz w:val="18"/>
                <w:szCs w:val="18"/>
              </w:rPr>
              <w:t>15</w:t>
            </w:r>
          </w:p>
        </w:tc>
      </w:tr>
      <w:tr w:rsidR="006E6664" w:rsidRPr="006911BA" w14:paraId="62624F96" w14:textId="77777777" w:rsidTr="00201891">
        <w:trPr>
          <w:trHeight w:val="266"/>
          <w:jc w:val="center"/>
        </w:trPr>
        <w:tc>
          <w:tcPr>
            <w:tcW w:w="701" w:type="dxa"/>
            <w:vMerge/>
            <w:tcBorders>
              <w:left w:val="single" w:sz="6" w:space="0" w:color="auto"/>
              <w:bottom w:val="single" w:sz="6" w:space="0" w:color="auto"/>
              <w:right w:val="single" w:sz="6" w:space="0" w:color="auto"/>
            </w:tcBorders>
          </w:tcPr>
          <w:p w14:paraId="2EE019FD" w14:textId="77777777" w:rsidR="006E6664" w:rsidRDefault="006E6664" w:rsidP="006E6664">
            <w:pPr>
              <w:jc w:val="center"/>
              <w:rPr>
                <w:rFonts w:eastAsiaTheme="minorEastAsia"/>
                <w:kern w:val="0"/>
                <w:sz w:val="18"/>
                <w:szCs w:val="18"/>
              </w:rPr>
            </w:pPr>
          </w:p>
        </w:tc>
        <w:tc>
          <w:tcPr>
            <w:tcW w:w="2410" w:type="dxa"/>
            <w:tcBorders>
              <w:top w:val="single" w:sz="6" w:space="0" w:color="auto"/>
              <w:left w:val="single" w:sz="6" w:space="0" w:color="auto"/>
              <w:bottom w:val="single" w:sz="6" w:space="0" w:color="auto"/>
              <w:right w:val="single" w:sz="4" w:space="0" w:color="auto"/>
            </w:tcBorders>
          </w:tcPr>
          <w:p w14:paraId="6651C424" w14:textId="77777777" w:rsidR="006E6664" w:rsidRDefault="006E6664" w:rsidP="006E6664">
            <w:pPr>
              <w:jc w:val="center"/>
              <w:rPr>
                <w:rFonts w:eastAsiaTheme="minorEastAsia"/>
                <w:kern w:val="0"/>
                <w:sz w:val="18"/>
                <w:szCs w:val="18"/>
              </w:rPr>
            </w:pPr>
            <w:r>
              <w:rPr>
                <w:rFonts w:eastAsiaTheme="minorEastAsia" w:hint="eastAsia"/>
                <w:kern w:val="0"/>
                <w:sz w:val="18"/>
                <w:szCs w:val="18"/>
              </w:rPr>
              <w:t>编码（其他功能）</w:t>
            </w:r>
          </w:p>
        </w:tc>
        <w:tc>
          <w:tcPr>
            <w:tcW w:w="2835" w:type="dxa"/>
            <w:tcBorders>
              <w:top w:val="single" w:sz="6" w:space="0" w:color="auto"/>
              <w:left w:val="single" w:sz="4" w:space="0" w:color="auto"/>
              <w:bottom w:val="single" w:sz="6" w:space="0" w:color="auto"/>
              <w:right w:val="single" w:sz="6" w:space="0" w:color="auto"/>
            </w:tcBorders>
          </w:tcPr>
          <w:p w14:paraId="69DE92FC" w14:textId="02FBF21B" w:rsidR="006E6664" w:rsidRDefault="006E6664" w:rsidP="006E6664">
            <w:pPr>
              <w:rPr>
                <w:rFonts w:eastAsiaTheme="minorEastAsia"/>
                <w:kern w:val="0"/>
                <w:sz w:val="18"/>
                <w:szCs w:val="18"/>
              </w:rPr>
            </w:pPr>
            <w:r>
              <w:rPr>
                <w:rFonts w:eastAsiaTheme="minorEastAsia"/>
                <w:kern w:val="0"/>
                <w:sz w:val="18"/>
                <w:szCs w:val="18"/>
              </w:rPr>
              <w:t>2025.</w:t>
            </w:r>
            <w:r w:rsidR="00695A11">
              <w:rPr>
                <w:rFonts w:eastAsiaTheme="minorEastAsia" w:hint="eastAsia"/>
                <w:kern w:val="0"/>
                <w:sz w:val="18"/>
                <w:szCs w:val="18"/>
              </w:rPr>
              <w:t>09</w:t>
            </w:r>
            <w:r>
              <w:rPr>
                <w:rFonts w:eastAsiaTheme="minorEastAsia"/>
                <w:kern w:val="0"/>
                <w:sz w:val="18"/>
                <w:szCs w:val="18"/>
              </w:rPr>
              <w:t>.</w:t>
            </w:r>
            <w:r w:rsidR="00695A11">
              <w:rPr>
                <w:rFonts w:eastAsiaTheme="minorEastAsia" w:hint="eastAsia"/>
                <w:kern w:val="0"/>
                <w:sz w:val="18"/>
                <w:szCs w:val="18"/>
              </w:rPr>
              <w:t>17</w:t>
            </w:r>
          </w:p>
        </w:tc>
        <w:tc>
          <w:tcPr>
            <w:tcW w:w="2686" w:type="dxa"/>
            <w:tcBorders>
              <w:top w:val="single" w:sz="6" w:space="0" w:color="auto"/>
              <w:left w:val="single" w:sz="4" w:space="0" w:color="auto"/>
              <w:bottom w:val="single" w:sz="6" w:space="0" w:color="auto"/>
              <w:right w:val="single" w:sz="6" w:space="0" w:color="auto"/>
            </w:tcBorders>
          </w:tcPr>
          <w:p w14:paraId="1AB9BBB2" w14:textId="77777777" w:rsidR="006E6664" w:rsidRDefault="006E6664" w:rsidP="006E6664">
            <w:pPr>
              <w:rPr>
                <w:rFonts w:eastAsiaTheme="minorEastAsia"/>
                <w:kern w:val="0"/>
                <w:sz w:val="18"/>
                <w:szCs w:val="18"/>
              </w:rPr>
            </w:pPr>
            <w:r>
              <w:rPr>
                <w:rFonts w:eastAsiaTheme="minorEastAsia"/>
                <w:kern w:val="0"/>
                <w:sz w:val="18"/>
                <w:szCs w:val="18"/>
              </w:rPr>
              <w:t>2025.10.20</w:t>
            </w:r>
          </w:p>
        </w:tc>
      </w:tr>
      <w:tr w:rsidR="006E6664" w:rsidRPr="006911BA" w14:paraId="33A48489" w14:textId="77777777" w:rsidTr="00201891">
        <w:trPr>
          <w:trHeight w:val="266"/>
          <w:jc w:val="center"/>
        </w:trPr>
        <w:tc>
          <w:tcPr>
            <w:tcW w:w="701" w:type="dxa"/>
            <w:tcBorders>
              <w:top w:val="single" w:sz="6" w:space="0" w:color="auto"/>
              <w:left w:val="single" w:sz="6" w:space="0" w:color="auto"/>
              <w:bottom w:val="single" w:sz="6" w:space="0" w:color="auto"/>
              <w:right w:val="single" w:sz="6" w:space="0" w:color="auto"/>
            </w:tcBorders>
          </w:tcPr>
          <w:p w14:paraId="709428F9" w14:textId="77777777" w:rsidR="006E6664" w:rsidRPr="006911BA" w:rsidRDefault="006E6664" w:rsidP="006E6664">
            <w:pPr>
              <w:jc w:val="center"/>
              <w:rPr>
                <w:rFonts w:eastAsiaTheme="minorEastAsia"/>
                <w:kern w:val="0"/>
                <w:sz w:val="18"/>
                <w:szCs w:val="18"/>
              </w:rPr>
            </w:pPr>
            <w:r>
              <w:rPr>
                <w:rFonts w:eastAsiaTheme="minorEastAsia" w:hint="eastAsia"/>
                <w:kern w:val="0"/>
                <w:sz w:val="18"/>
                <w:szCs w:val="18"/>
              </w:rPr>
              <w:t>4</w:t>
            </w:r>
          </w:p>
        </w:tc>
        <w:tc>
          <w:tcPr>
            <w:tcW w:w="2410" w:type="dxa"/>
            <w:tcBorders>
              <w:top w:val="single" w:sz="6" w:space="0" w:color="auto"/>
              <w:left w:val="single" w:sz="6" w:space="0" w:color="auto"/>
              <w:bottom w:val="single" w:sz="6" w:space="0" w:color="auto"/>
              <w:right w:val="single" w:sz="4" w:space="0" w:color="auto"/>
            </w:tcBorders>
          </w:tcPr>
          <w:p w14:paraId="7EF4BF7B" w14:textId="77777777" w:rsidR="006E6664" w:rsidRPr="006911BA" w:rsidRDefault="006E6664" w:rsidP="006E6664">
            <w:pPr>
              <w:jc w:val="center"/>
              <w:rPr>
                <w:rFonts w:eastAsiaTheme="minorEastAsia"/>
                <w:kern w:val="0"/>
                <w:sz w:val="18"/>
                <w:szCs w:val="18"/>
              </w:rPr>
            </w:pPr>
            <w:r>
              <w:rPr>
                <w:rFonts w:eastAsiaTheme="minorEastAsia" w:hint="eastAsia"/>
                <w:kern w:val="0"/>
                <w:sz w:val="18"/>
                <w:szCs w:val="18"/>
              </w:rPr>
              <w:t>调试</w:t>
            </w:r>
          </w:p>
        </w:tc>
        <w:tc>
          <w:tcPr>
            <w:tcW w:w="2835" w:type="dxa"/>
            <w:tcBorders>
              <w:top w:val="single" w:sz="6" w:space="0" w:color="auto"/>
              <w:left w:val="single" w:sz="4" w:space="0" w:color="auto"/>
              <w:bottom w:val="single" w:sz="6" w:space="0" w:color="auto"/>
              <w:right w:val="single" w:sz="6" w:space="0" w:color="auto"/>
            </w:tcBorders>
          </w:tcPr>
          <w:p w14:paraId="0E62C899" w14:textId="77777777" w:rsidR="006E6664" w:rsidRPr="006911BA" w:rsidRDefault="006E6664" w:rsidP="006E6664">
            <w:pPr>
              <w:rPr>
                <w:rFonts w:eastAsiaTheme="minorEastAsia"/>
                <w:kern w:val="0"/>
                <w:sz w:val="18"/>
                <w:szCs w:val="18"/>
              </w:rPr>
            </w:pPr>
            <w:r>
              <w:rPr>
                <w:rFonts w:eastAsiaTheme="minorEastAsia"/>
                <w:kern w:val="0"/>
                <w:sz w:val="18"/>
                <w:szCs w:val="18"/>
              </w:rPr>
              <w:t>2025.10.20</w:t>
            </w:r>
          </w:p>
        </w:tc>
        <w:tc>
          <w:tcPr>
            <w:tcW w:w="2686" w:type="dxa"/>
            <w:tcBorders>
              <w:top w:val="single" w:sz="6" w:space="0" w:color="auto"/>
              <w:left w:val="single" w:sz="4" w:space="0" w:color="auto"/>
              <w:bottom w:val="single" w:sz="6" w:space="0" w:color="auto"/>
              <w:right w:val="single" w:sz="6" w:space="0" w:color="auto"/>
            </w:tcBorders>
          </w:tcPr>
          <w:p w14:paraId="7EB6533F" w14:textId="77777777" w:rsidR="006E6664" w:rsidRPr="006911BA" w:rsidRDefault="006E6664" w:rsidP="006E6664">
            <w:pPr>
              <w:rPr>
                <w:rFonts w:eastAsiaTheme="minorEastAsia"/>
                <w:kern w:val="0"/>
                <w:sz w:val="18"/>
                <w:szCs w:val="18"/>
              </w:rPr>
            </w:pPr>
            <w:r>
              <w:rPr>
                <w:rFonts w:eastAsiaTheme="minorEastAsia"/>
                <w:kern w:val="0"/>
                <w:sz w:val="18"/>
                <w:szCs w:val="18"/>
              </w:rPr>
              <w:t>2025.11.30</w:t>
            </w:r>
          </w:p>
        </w:tc>
      </w:tr>
    </w:tbl>
    <w:p w14:paraId="497D3DEE" w14:textId="77777777" w:rsidR="00923C94" w:rsidRPr="00CA1101" w:rsidRDefault="00923C94" w:rsidP="00923C94">
      <w:pPr>
        <w:pStyle w:val="Heading1"/>
        <w:keepNext w:val="0"/>
        <w:keepLines w:val="0"/>
        <w:tabs>
          <w:tab w:val="num" w:pos="425"/>
        </w:tabs>
        <w:autoSpaceDE w:val="0"/>
        <w:autoSpaceDN w:val="0"/>
        <w:adjustRightInd w:val="0"/>
        <w:spacing w:beforeLines="0" w:afterLines="0" w:line="240" w:lineRule="auto"/>
        <w:jc w:val="left"/>
      </w:pPr>
      <w:r w:rsidRPr="002327DD">
        <w:br w:type="page"/>
      </w:r>
      <w:bookmarkStart w:id="85" w:name="_Toc239841229"/>
      <w:bookmarkStart w:id="86" w:name="_Toc209380779"/>
      <w:r>
        <w:rPr>
          <w:rFonts w:hint="eastAsia"/>
        </w:rPr>
        <w:lastRenderedPageBreak/>
        <w:t>附录</w:t>
      </w:r>
      <w:bookmarkEnd w:id="85"/>
      <w:bookmarkEnd w:id="86"/>
    </w:p>
    <w:p w14:paraId="64BDBC35" w14:textId="77777777" w:rsidR="00923C94" w:rsidRDefault="00923C94" w:rsidP="00923C94">
      <w:pPr>
        <w:jc w:val="center"/>
      </w:pPr>
    </w:p>
    <w:p w14:paraId="7BD5BAA4" w14:textId="77777777" w:rsidR="00D729B3" w:rsidRPr="00E0717E" w:rsidRDefault="00D729B3" w:rsidP="00D729B3">
      <w:pPr>
        <w:ind w:left="420" w:firstLine="420"/>
        <w:jc w:val="center"/>
        <w:rPr>
          <w:rFonts w:ascii="Segoe UI Symbol" w:eastAsia="微软雅黑" w:hAnsi="Segoe UI Symbol" w:cs="Segoe UI Symbol"/>
          <w:bCs/>
          <w:color w:val="000000" w:themeColor="text1"/>
          <w:szCs w:val="21"/>
        </w:rPr>
      </w:pPr>
    </w:p>
    <w:p w14:paraId="51661F09" w14:textId="77777777" w:rsid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p>
    <w:p w14:paraId="55C1870B" w14:textId="77777777" w:rsid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p>
    <w:p w14:paraId="7C66849D"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Theme="minorEastAsia" w:hAnsi="Adobe 繁黑體 Std B"/>
          <w:sz w:val="11"/>
          <w:szCs w:val="11"/>
        </w:rPr>
      </w:pPr>
    </w:p>
    <w:p w14:paraId="03FA7027" w14:textId="77777777" w:rsidR="00D729B3" w:rsidRPr="00D729B3" w:rsidRDefault="00D729B3" w:rsidP="00D729B3">
      <w:pPr>
        <w:pBdr>
          <w:top w:val="single" w:sz="12" w:space="1" w:color="auto"/>
          <w:left w:val="single" w:sz="12" w:space="4" w:color="auto"/>
          <w:bottom w:val="single" w:sz="12" w:space="1" w:color="auto"/>
          <w:right w:val="single" w:sz="12" w:space="4" w:color="auto"/>
        </w:pBdr>
        <w:ind w:firstLine="420"/>
        <w:jc w:val="left"/>
        <w:rPr>
          <w:rFonts w:ascii="Adobe 繁黑體 Std B" w:eastAsia="Adobe 繁黑體 Std B" w:hAnsi="Adobe 繁黑體 Std B"/>
          <w:sz w:val="11"/>
          <w:szCs w:val="11"/>
        </w:rPr>
      </w:pPr>
    </w:p>
    <w:p w14:paraId="39AD380C" w14:textId="77777777" w:rsidR="00D729B3" w:rsidRDefault="00D729B3" w:rsidP="00D729B3">
      <w:pPr>
        <w:jc w:val="center"/>
        <w:rPr>
          <w:rFonts w:ascii="文泉驿微米黑" w:eastAsia="文泉驿微米黑" w:hAnsi="文泉驿微米黑"/>
          <w:bCs/>
          <w:color w:val="000000" w:themeColor="text1"/>
          <w:szCs w:val="21"/>
        </w:rPr>
      </w:pPr>
    </w:p>
    <w:p w14:paraId="5DEA3AE8" w14:textId="057BDCE4" w:rsidR="0013068B" w:rsidRDefault="0013068B"/>
    <w:sectPr w:rsidR="0013068B" w:rsidSect="00994875">
      <w:headerReference w:type="even" r:id="rId27"/>
      <w:headerReference w:type="default" r:id="rId28"/>
      <w:footerReference w:type="even" r:id="rId29"/>
      <w:footerReference w:type="default" r:id="rId30"/>
      <w:headerReference w:type="first" r:id="rId31"/>
      <w:footerReference w:type="first" r:id="rId32"/>
      <w:pgSz w:w="11906" w:h="16838"/>
      <w:pgMar w:top="468" w:right="1286" w:bottom="623" w:left="1440" w:header="340" w:footer="0" w:gutter="0"/>
      <w:pgNumType w:fmt="decimalFullWidt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EB62A" w14:textId="77777777" w:rsidR="00E54A82" w:rsidRDefault="00E54A82" w:rsidP="00923C94">
      <w:r>
        <w:separator/>
      </w:r>
    </w:p>
  </w:endnote>
  <w:endnote w:type="continuationSeparator" w:id="0">
    <w:p w14:paraId="3D3B398B" w14:textId="77777777" w:rsidR="00E54A82" w:rsidRDefault="00E54A82" w:rsidP="00923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思源黑体">
    <w:panose1 w:val="020B0800000000000000"/>
    <w:charset w:val="86"/>
    <w:family w:val="swiss"/>
    <w:notTrueType/>
    <w:pitch w:val="variable"/>
    <w:sig w:usb0="30000287" w:usb1="2BDF3C10" w:usb2="00000016" w:usb3="00000000" w:csb0="002E0107"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aple Mono ExtraBold">
    <w:panose1 w:val="020F0509060000000000"/>
    <w:charset w:val="00"/>
    <w:family w:val="modern"/>
    <w:pitch w:val="fixed"/>
    <w:sig w:usb0="A00002EF" w:usb1="12003863" w:usb2="00000020" w:usb3="00000000" w:csb0="0000009F" w:csb1="00000000"/>
  </w:font>
  <w:font w:name="Adobe 繁黑體 Std B">
    <w:altName w:val="Adobe Fan Heiti Std B"/>
    <w:panose1 w:val="020B0700000000000000"/>
    <w:charset w:val="80"/>
    <w:family w:val="swiss"/>
    <w:notTrueType/>
    <w:pitch w:val="variable"/>
    <w:sig w:usb0="00000203" w:usb1="1A0F1900" w:usb2="00000016" w:usb3="00000000" w:csb0="00120005" w:csb1="00000000"/>
  </w:font>
  <w:font w:name="文泉驿微米黑">
    <w:panose1 w:val="020B0606030804020204"/>
    <w:charset w:val="86"/>
    <w:family w:val="swiss"/>
    <w:pitch w:val="variable"/>
    <w:sig w:usb0="E10002EF" w:usb1="6BDFFCFB" w:usb2="00800036" w:usb3="00000000" w:csb0="003E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0FF29" w14:textId="77777777" w:rsidR="00471FA7" w:rsidRDefault="00471F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99B224" w14:textId="77777777" w:rsidR="00471FA7" w:rsidRDefault="00471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CEB9E" w14:textId="77777777" w:rsidR="00471FA7" w:rsidRPr="006457AF" w:rsidRDefault="00471FA7" w:rsidP="00994875">
    <w:pPr>
      <w:pStyle w:val="Footer"/>
      <w:jc w:val="center"/>
      <w:rPr>
        <w:sz w:val="16"/>
      </w:rPr>
    </w:pPr>
    <w:r>
      <w:rPr>
        <w:rFonts w:hint="eastAsia"/>
        <w:sz w:val="21"/>
        <w:szCs w:val="24"/>
      </w:rPr>
      <w:t xml:space="preserve">     </w:t>
    </w:r>
    <w:r w:rsidRPr="006457AF">
      <w:rPr>
        <w:rFonts w:hint="eastAsia"/>
        <w:sz w:val="21"/>
        <w:szCs w:val="24"/>
      </w:rPr>
      <w:t xml:space="preserve">      </w:t>
    </w:r>
    <w:r>
      <w:rPr>
        <w:rFonts w:hint="eastAsia"/>
        <w:sz w:val="21"/>
        <w:szCs w:val="24"/>
      </w:rPr>
      <w:t xml:space="preserve">        </w:t>
    </w:r>
    <w:r w:rsidRPr="006457AF">
      <w:rPr>
        <w:rFonts w:hint="eastAsia"/>
        <w:sz w:val="21"/>
        <w:szCs w:val="24"/>
      </w:rPr>
      <w:t xml:space="preserve">                                </w:t>
    </w:r>
  </w:p>
  <w:tbl>
    <w:tblPr>
      <w:tblW w:w="0" w:type="auto"/>
      <w:jc w:val="center"/>
      <w:tblBorders>
        <w:insideH w:val="single" w:sz="4" w:space="0" w:color="auto"/>
      </w:tblBorders>
      <w:tblLook w:val="0000" w:firstRow="0" w:lastRow="0" w:firstColumn="0" w:lastColumn="0" w:noHBand="0" w:noVBand="0"/>
    </w:tblPr>
    <w:tblGrid>
      <w:gridCol w:w="4364"/>
      <w:gridCol w:w="4816"/>
    </w:tblGrid>
    <w:tr w:rsidR="00471FA7" w14:paraId="13EC4CC5" w14:textId="77777777" w:rsidTr="00994875">
      <w:trPr>
        <w:trHeight w:val="234"/>
        <w:jc w:val="center"/>
      </w:trPr>
      <w:tc>
        <w:tcPr>
          <w:tcW w:w="4463" w:type="dxa"/>
        </w:tcPr>
        <w:p w14:paraId="40C7C08C" w14:textId="77777777" w:rsidR="00471FA7" w:rsidRPr="00D12B4C" w:rsidRDefault="00471FA7" w:rsidP="00994875">
          <w:pPr>
            <w:pStyle w:val="Footer"/>
            <w:rPr>
              <w:sz w:val="21"/>
              <w:szCs w:val="24"/>
            </w:rPr>
          </w:pPr>
          <w:r w:rsidRPr="00D12B4C">
            <w:rPr>
              <w:rFonts w:hint="eastAsia"/>
              <w:sz w:val="21"/>
              <w:szCs w:val="24"/>
            </w:rPr>
            <w:t>模板版本：</w:t>
          </w:r>
          <w:r w:rsidRPr="0098741C">
            <w:rPr>
              <w:rFonts w:hint="eastAsia"/>
              <w:sz w:val="21"/>
              <w:szCs w:val="24"/>
            </w:rPr>
            <w:t>V 1.0</w:t>
          </w:r>
        </w:p>
      </w:tc>
      <w:tc>
        <w:tcPr>
          <w:tcW w:w="4933" w:type="dxa"/>
        </w:tcPr>
        <w:p w14:paraId="4A32A4E2" w14:textId="77777777" w:rsidR="00471FA7" w:rsidRPr="00D12B4C" w:rsidRDefault="00471FA7" w:rsidP="00994875">
          <w:pPr>
            <w:pStyle w:val="Footer"/>
            <w:jc w:val="center"/>
            <w:rPr>
              <w:rFonts w:eastAsia="楷体_GB2312"/>
            </w:rPr>
          </w:pPr>
          <w:r w:rsidRPr="00D12B4C">
            <w:rPr>
              <w:rFonts w:hint="eastAsia"/>
              <w:sz w:val="21"/>
              <w:szCs w:val="24"/>
            </w:rPr>
            <w:t xml:space="preserve">                     </w:t>
          </w:r>
          <w:r w:rsidRPr="00D12B4C">
            <w:rPr>
              <w:rFonts w:hint="eastAsia"/>
              <w:sz w:val="21"/>
              <w:szCs w:val="24"/>
            </w:rPr>
            <w:t>第</w:t>
          </w:r>
          <w:r w:rsidRPr="00D12B4C">
            <w:rPr>
              <w:noProof/>
              <w:sz w:val="15"/>
            </w:rPr>
            <w:fldChar w:fldCharType="begin"/>
          </w:r>
          <w:r w:rsidRPr="00D12B4C">
            <w:rPr>
              <w:noProof/>
              <w:sz w:val="15"/>
            </w:rPr>
            <w:instrText>PAGE</w:instrText>
          </w:r>
          <w:r w:rsidRPr="00D12B4C">
            <w:rPr>
              <w:noProof/>
              <w:sz w:val="15"/>
            </w:rPr>
            <w:fldChar w:fldCharType="separate"/>
          </w:r>
          <w:r w:rsidR="00361D40">
            <w:rPr>
              <w:rFonts w:hint="eastAsia"/>
              <w:noProof/>
              <w:sz w:val="15"/>
            </w:rPr>
            <w:t>１９</w:t>
          </w:r>
          <w:r w:rsidRPr="00D12B4C">
            <w:rPr>
              <w:noProof/>
              <w:sz w:val="15"/>
            </w:rPr>
            <w:fldChar w:fldCharType="end"/>
          </w:r>
          <w:r w:rsidRPr="00D12B4C">
            <w:rPr>
              <w:rFonts w:hint="eastAsia"/>
              <w:sz w:val="21"/>
              <w:szCs w:val="24"/>
            </w:rPr>
            <w:t>页</w:t>
          </w:r>
          <w:r w:rsidRPr="00D12B4C">
            <w:rPr>
              <w:rFonts w:hint="eastAsia"/>
              <w:sz w:val="21"/>
              <w:szCs w:val="24"/>
            </w:rPr>
            <w:t xml:space="preserve"> </w:t>
          </w:r>
          <w:r w:rsidRPr="00D12B4C">
            <w:rPr>
              <w:rFonts w:hint="eastAsia"/>
              <w:sz w:val="21"/>
              <w:szCs w:val="24"/>
            </w:rPr>
            <w:t>共</w:t>
          </w:r>
          <w:r w:rsidRPr="006457AF">
            <w:rPr>
              <w:sz w:val="15"/>
              <w:lang w:val="zh-CN"/>
            </w:rPr>
            <w:t xml:space="preserve">  </w:t>
          </w:r>
          <w:r w:rsidRPr="00D12B4C">
            <w:rPr>
              <w:sz w:val="21"/>
              <w:szCs w:val="24"/>
            </w:rPr>
            <w:fldChar w:fldCharType="begin"/>
          </w:r>
          <w:r w:rsidRPr="00D12B4C">
            <w:rPr>
              <w:sz w:val="15"/>
            </w:rPr>
            <w:instrText>NUMPAGES</w:instrText>
          </w:r>
          <w:r w:rsidRPr="00D12B4C">
            <w:rPr>
              <w:sz w:val="21"/>
              <w:szCs w:val="24"/>
            </w:rPr>
            <w:fldChar w:fldCharType="separate"/>
          </w:r>
          <w:r w:rsidR="00361D40">
            <w:rPr>
              <w:noProof/>
              <w:sz w:val="15"/>
            </w:rPr>
            <w:t>36</w:t>
          </w:r>
          <w:r w:rsidRPr="00D12B4C">
            <w:rPr>
              <w:sz w:val="21"/>
              <w:szCs w:val="24"/>
            </w:rPr>
            <w:fldChar w:fldCharType="end"/>
          </w:r>
          <w:r w:rsidRPr="00D12B4C">
            <w:rPr>
              <w:rFonts w:hint="eastAsia"/>
              <w:sz w:val="21"/>
              <w:szCs w:val="24"/>
            </w:rPr>
            <w:t>页</w:t>
          </w:r>
        </w:p>
      </w:tc>
    </w:tr>
    <w:tr w:rsidR="00471FA7" w:rsidRPr="00EC687B" w14:paraId="4E558683" w14:textId="77777777" w:rsidTr="00994875">
      <w:trPr>
        <w:trHeight w:val="277"/>
        <w:jc w:val="center"/>
      </w:trPr>
      <w:tc>
        <w:tcPr>
          <w:tcW w:w="9396" w:type="dxa"/>
          <w:gridSpan w:val="2"/>
        </w:tcPr>
        <w:tbl>
          <w:tblPr>
            <w:tblW w:w="0" w:type="auto"/>
            <w:jc w:val="center"/>
            <w:tblBorders>
              <w:insideH w:val="single" w:sz="4" w:space="0" w:color="auto"/>
            </w:tblBorders>
            <w:tblLook w:val="0000" w:firstRow="0" w:lastRow="0" w:firstColumn="0" w:lastColumn="0" w:noHBand="0" w:noVBand="0"/>
          </w:tblPr>
          <w:tblGrid>
            <w:gridCol w:w="8960"/>
          </w:tblGrid>
          <w:tr w:rsidR="00471FA7" w14:paraId="0942A6E6" w14:textId="77777777" w:rsidTr="00994875">
            <w:trPr>
              <w:trHeight w:val="277"/>
              <w:jc w:val="center"/>
            </w:trPr>
            <w:tc>
              <w:tcPr>
                <w:tcW w:w="8960" w:type="dxa"/>
              </w:tcPr>
              <w:p w14:paraId="6B49CCCC" w14:textId="77777777" w:rsidR="00471FA7" w:rsidRPr="00D12B4C" w:rsidRDefault="00471FA7" w:rsidP="00994875">
                <w:pPr>
                  <w:pStyle w:val="Footer"/>
                  <w:jc w:val="center"/>
                </w:pPr>
                <w:r w:rsidRPr="00D12B4C">
                  <w:rPr>
                    <w:rFonts w:eastAsia="楷体_GB2312" w:hint="eastAsia"/>
                  </w:rPr>
                  <w:t>未经深圳英飞源技术有限公司许可，不许拷贝。</w:t>
                </w:r>
              </w:p>
            </w:tc>
          </w:tr>
        </w:tbl>
        <w:p w14:paraId="5D097189" w14:textId="77777777" w:rsidR="00471FA7" w:rsidRPr="00EC687B" w:rsidRDefault="00471FA7" w:rsidP="00994875">
          <w:pPr>
            <w:pStyle w:val="Footer"/>
            <w:jc w:val="center"/>
          </w:pPr>
        </w:p>
      </w:tc>
    </w:tr>
  </w:tbl>
  <w:p w14:paraId="42161F17" w14:textId="77777777" w:rsidR="00471FA7" w:rsidRPr="003A74AC" w:rsidRDefault="00471FA7" w:rsidP="0099487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E543" w14:textId="77777777" w:rsidR="005313AD" w:rsidRDefault="00531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F8B98F" w14:textId="77777777" w:rsidR="00E54A82" w:rsidRDefault="00E54A82" w:rsidP="00923C94">
      <w:r>
        <w:separator/>
      </w:r>
    </w:p>
  </w:footnote>
  <w:footnote w:type="continuationSeparator" w:id="0">
    <w:p w14:paraId="7374B528" w14:textId="77777777" w:rsidR="00E54A82" w:rsidRDefault="00E54A82" w:rsidP="00923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05D4D" w14:textId="77777777" w:rsidR="005313AD" w:rsidRDefault="005313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bottom w:val="single" w:sz="4" w:space="0" w:color="auto"/>
      </w:tblBorders>
      <w:tblLook w:val="04A0" w:firstRow="1" w:lastRow="0" w:firstColumn="1" w:lastColumn="0" w:noHBand="0" w:noVBand="1"/>
    </w:tblPr>
    <w:tblGrid>
      <w:gridCol w:w="2394"/>
      <w:gridCol w:w="4580"/>
      <w:gridCol w:w="1120"/>
      <w:gridCol w:w="978"/>
    </w:tblGrid>
    <w:tr w:rsidR="00471FA7" w14:paraId="3C825D74" w14:textId="77777777" w:rsidTr="00994875">
      <w:tc>
        <w:tcPr>
          <w:tcW w:w="2410" w:type="dxa"/>
        </w:tcPr>
        <w:p w14:paraId="345ABF2A" w14:textId="77777777" w:rsidR="00471FA7" w:rsidRDefault="00471FA7" w:rsidP="00994875">
          <w:r w:rsidRPr="003A74AC">
            <w:rPr>
              <w:noProof/>
            </w:rPr>
            <w:drawing>
              <wp:inline distT="0" distB="0" distL="0" distR="0" wp14:anchorId="7780BEC4" wp14:editId="21234A95">
                <wp:extent cx="939241" cy="305381"/>
                <wp:effectExtent l="19050" t="0" r="0" b="0"/>
                <wp:docPr id="1" name="图片 1" descr="æªæ é¢-1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ªæ é¢-1 æ·è´"/>
                        <pic:cNvPicPr>
                          <a:picLocks noChangeAspect="1" noChangeArrowheads="1"/>
                        </pic:cNvPicPr>
                      </pic:nvPicPr>
                      <pic:blipFill>
                        <a:blip r:embed="rId1"/>
                        <a:srcRect/>
                        <a:stretch>
                          <a:fillRect/>
                        </a:stretch>
                      </pic:blipFill>
                      <pic:spPr bwMode="auto">
                        <a:xfrm>
                          <a:off x="0" y="0"/>
                          <a:ext cx="947144" cy="307951"/>
                        </a:xfrm>
                        <a:prstGeom prst="rect">
                          <a:avLst/>
                        </a:prstGeom>
                        <a:noFill/>
                        <a:ln w="9525">
                          <a:noFill/>
                          <a:miter lim="800000"/>
                          <a:headEnd/>
                          <a:tailEnd/>
                        </a:ln>
                      </pic:spPr>
                    </pic:pic>
                  </a:graphicData>
                </a:graphic>
              </wp:inline>
            </w:drawing>
          </w:r>
        </w:p>
      </w:tc>
      <w:tc>
        <w:tcPr>
          <w:tcW w:w="4678" w:type="dxa"/>
          <w:vAlign w:val="bottom"/>
        </w:tcPr>
        <w:p w14:paraId="186476DE" w14:textId="60375559" w:rsidR="00471FA7" w:rsidRPr="005313AD" w:rsidRDefault="00471FA7" w:rsidP="005313AD">
          <w:pPr>
            <w:rPr>
              <w:sz w:val="18"/>
              <w:szCs w:val="18"/>
            </w:rPr>
          </w:pPr>
          <w:r w:rsidRPr="005313AD">
            <w:rPr>
              <w:rFonts w:hint="eastAsia"/>
              <w:sz w:val="18"/>
              <w:szCs w:val="18"/>
            </w:rPr>
            <w:t>基于</w:t>
          </w:r>
          <w:r w:rsidRPr="005313AD">
            <w:rPr>
              <w:rFonts w:hint="eastAsia"/>
              <w:sz w:val="18"/>
              <w:szCs w:val="18"/>
            </w:rPr>
            <w:t>I</w:t>
          </w:r>
          <w:r w:rsidRPr="005313AD">
            <w:rPr>
              <w:sz w:val="18"/>
              <w:szCs w:val="18"/>
            </w:rPr>
            <w:t>MAP</w:t>
          </w:r>
          <w:r w:rsidRPr="005313AD">
            <w:rPr>
              <w:rFonts w:hint="eastAsia"/>
              <w:sz w:val="18"/>
              <w:szCs w:val="18"/>
            </w:rPr>
            <w:t>的</w:t>
          </w:r>
          <w:r w:rsidRPr="005313AD">
            <w:rPr>
              <w:rFonts w:hint="eastAsia"/>
              <w:sz w:val="18"/>
              <w:szCs w:val="18"/>
            </w:rPr>
            <w:t>P</w:t>
          </w:r>
          <w:r w:rsidR="00842C68">
            <w:rPr>
              <w:rFonts w:hint="eastAsia"/>
              <w:sz w:val="18"/>
              <w:szCs w:val="18"/>
            </w:rPr>
            <w:t>D</w:t>
          </w:r>
          <w:r w:rsidRPr="005313AD">
            <w:rPr>
              <w:sz w:val="18"/>
              <w:szCs w:val="18"/>
            </w:rPr>
            <w:t>U</w:t>
          </w:r>
          <w:r w:rsidR="005313AD" w:rsidRPr="005313AD">
            <w:rPr>
              <w:rFonts w:hint="eastAsia"/>
              <w:sz w:val="18"/>
              <w:szCs w:val="18"/>
            </w:rPr>
            <w:t>功率分配模块</w:t>
          </w:r>
          <w:r w:rsidRPr="005313AD">
            <w:rPr>
              <w:rFonts w:hint="eastAsia"/>
              <w:sz w:val="18"/>
              <w:szCs w:val="18"/>
            </w:rPr>
            <w:t>软件概要设计</w:t>
          </w:r>
        </w:p>
      </w:tc>
      <w:tc>
        <w:tcPr>
          <w:tcW w:w="1134" w:type="dxa"/>
          <w:vAlign w:val="bottom"/>
        </w:tcPr>
        <w:p w14:paraId="6130D67F" w14:textId="77777777" w:rsidR="00471FA7" w:rsidRDefault="00471FA7" w:rsidP="00994875">
          <w:r>
            <w:rPr>
              <w:rFonts w:hint="eastAsia"/>
            </w:rPr>
            <w:t>A00</w:t>
          </w:r>
        </w:p>
      </w:tc>
      <w:tc>
        <w:tcPr>
          <w:tcW w:w="992" w:type="dxa"/>
          <w:vAlign w:val="bottom"/>
        </w:tcPr>
        <w:p w14:paraId="29A1BAA7" w14:textId="77777777" w:rsidR="00471FA7" w:rsidRDefault="00471FA7" w:rsidP="00994875">
          <w:r>
            <w:rPr>
              <w:rFonts w:hint="eastAsia"/>
            </w:rPr>
            <w:t>机密</w:t>
          </w:r>
        </w:p>
      </w:tc>
    </w:tr>
  </w:tbl>
  <w:p w14:paraId="7047FB3D" w14:textId="77777777" w:rsidR="00471FA7" w:rsidRDefault="00471FA7" w:rsidP="00994875">
    <w:pPr>
      <w:spacing w:line="2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8BC44" w14:textId="77777777" w:rsidR="005313AD" w:rsidRDefault="00531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F73EB"/>
    <w:multiLevelType w:val="hybridMultilevel"/>
    <w:tmpl w:val="C0EE2298"/>
    <w:lvl w:ilvl="0" w:tplc="ECF887FE">
      <w:start w:val="1"/>
      <w:numFmt w:val="decimalEnclosedCircle"/>
      <w:lvlText w:val="%1"/>
      <w:lvlJc w:val="left"/>
      <w:pPr>
        <w:ind w:left="360" w:hanging="360"/>
      </w:pPr>
      <w:rPr>
        <w:rFonts w:hint="eastAsia"/>
        <w:sz w:val="15"/>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566B68"/>
    <w:multiLevelType w:val="hybridMultilevel"/>
    <w:tmpl w:val="AEF0A746"/>
    <w:lvl w:ilvl="0" w:tplc="F1587562">
      <w:start w:val="4"/>
      <w:numFmt w:val="bullet"/>
      <w:lvlText w:val="-"/>
      <w:lvlJc w:val="left"/>
      <w:pPr>
        <w:ind w:left="1200" w:hanging="360"/>
      </w:pPr>
      <w:rPr>
        <w:rFonts w:ascii="新宋体" w:eastAsia="新宋体" w:hAnsi="新宋体" w:cs="Times New Roman"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4356CCC"/>
    <w:multiLevelType w:val="hybridMultilevel"/>
    <w:tmpl w:val="55F276FE"/>
    <w:lvl w:ilvl="0" w:tplc="FDF8A804">
      <w:start w:val="1"/>
      <w:numFmt w:val="decimal"/>
      <w:lvlText w:val="%1."/>
      <w:lvlJc w:val="left"/>
      <w:pPr>
        <w:ind w:left="782" w:hanging="360"/>
      </w:pPr>
      <w:rPr>
        <w:rFonts w:hint="eastAsia"/>
      </w:r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3" w15:restartNumberingAfterBreak="0">
    <w:nsid w:val="1A9341D4"/>
    <w:multiLevelType w:val="hybridMultilevel"/>
    <w:tmpl w:val="3AF8A412"/>
    <w:lvl w:ilvl="0" w:tplc="A210BC74">
      <w:start w:val="1"/>
      <w:numFmt w:val="decimal"/>
      <w:lvlText w:val="%1."/>
      <w:lvlJc w:val="left"/>
      <w:pPr>
        <w:ind w:left="782" w:hanging="360"/>
      </w:pPr>
      <w:rPr>
        <w:rFonts w:hint="eastAsia"/>
      </w:r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4" w15:restartNumberingAfterBreak="0">
    <w:nsid w:val="1B7B644D"/>
    <w:multiLevelType w:val="multilevel"/>
    <w:tmpl w:val="437E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945E16"/>
    <w:multiLevelType w:val="hybridMultilevel"/>
    <w:tmpl w:val="8BB089BE"/>
    <w:lvl w:ilvl="0" w:tplc="00564766">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503478"/>
    <w:multiLevelType w:val="multilevel"/>
    <w:tmpl w:val="5C1AB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127192"/>
    <w:multiLevelType w:val="hybridMultilevel"/>
    <w:tmpl w:val="C83C2CBE"/>
    <w:lvl w:ilvl="0" w:tplc="11DA3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DB342B"/>
    <w:multiLevelType w:val="multilevel"/>
    <w:tmpl w:val="00D2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793DFD"/>
    <w:multiLevelType w:val="multilevel"/>
    <w:tmpl w:val="84764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9F93EB6"/>
    <w:multiLevelType w:val="hybridMultilevel"/>
    <w:tmpl w:val="05CE33EE"/>
    <w:lvl w:ilvl="0" w:tplc="95B4C110">
      <w:start w:val="4"/>
      <w:numFmt w:val="bullet"/>
      <w:lvlText w:val=""/>
      <w:lvlJc w:val="left"/>
      <w:pPr>
        <w:ind w:left="990" w:hanging="360"/>
      </w:pPr>
      <w:rPr>
        <w:rFonts w:ascii="Wingdings" w:eastAsia="新宋体" w:hAnsi="Wingdings" w:cs="Times New Roman"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1" w15:restartNumberingAfterBreak="0">
    <w:nsid w:val="3C1C380A"/>
    <w:multiLevelType w:val="hybridMultilevel"/>
    <w:tmpl w:val="B71417E2"/>
    <w:lvl w:ilvl="0" w:tplc="88AA6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9902B9"/>
    <w:multiLevelType w:val="multilevel"/>
    <w:tmpl w:val="D4823D82"/>
    <w:lvl w:ilvl="0">
      <w:start w:val="1"/>
      <w:numFmt w:val="decimal"/>
      <w:pStyle w:val="Heading1"/>
      <w:lvlText w:val="%1."/>
      <w:lvlJc w:val="left"/>
      <w:pPr>
        <w:ind w:left="425" w:hanging="425"/>
      </w:pPr>
      <w:rPr>
        <w:rFonts w:asciiTheme="majorHAnsi" w:hAnsiTheme="maj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DA06520"/>
    <w:multiLevelType w:val="hybridMultilevel"/>
    <w:tmpl w:val="BA8AB6CA"/>
    <w:lvl w:ilvl="0" w:tplc="282C9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784412"/>
    <w:multiLevelType w:val="hybridMultilevel"/>
    <w:tmpl w:val="2812AC7C"/>
    <w:lvl w:ilvl="0" w:tplc="6ECE6780">
      <w:start w:val="4"/>
      <w:numFmt w:val="bullet"/>
      <w:lvlText w:val="-"/>
      <w:lvlJc w:val="left"/>
      <w:pPr>
        <w:ind w:left="900" w:hanging="360"/>
      </w:pPr>
      <w:rPr>
        <w:rFonts w:ascii="新宋体" w:eastAsia="新宋体" w:hAnsi="新宋体" w:cs="Times New Roman" w:hint="eastAsia"/>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5" w15:restartNumberingAfterBreak="0">
    <w:nsid w:val="46C83782"/>
    <w:multiLevelType w:val="hybridMultilevel"/>
    <w:tmpl w:val="C7AA6D12"/>
    <w:lvl w:ilvl="0" w:tplc="16F295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096749"/>
    <w:multiLevelType w:val="hybridMultilevel"/>
    <w:tmpl w:val="03AC34CC"/>
    <w:lvl w:ilvl="0" w:tplc="BC105DFC">
      <w:start w:val="4"/>
      <w:numFmt w:val="bullet"/>
      <w:lvlText w:val="-"/>
      <w:lvlJc w:val="left"/>
      <w:pPr>
        <w:ind w:left="990" w:hanging="360"/>
      </w:pPr>
      <w:rPr>
        <w:rFonts w:ascii="新宋体" w:eastAsia="新宋体" w:hAnsi="新宋体" w:cs="Times New Roman" w:hint="eastAsia"/>
        <w:color w:val="auto"/>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7" w15:restartNumberingAfterBreak="0">
    <w:nsid w:val="51171742"/>
    <w:multiLevelType w:val="multilevel"/>
    <w:tmpl w:val="FAD0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A05449"/>
    <w:multiLevelType w:val="multilevel"/>
    <w:tmpl w:val="7F926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51019BB"/>
    <w:multiLevelType w:val="multilevel"/>
    <w:tmpl w:val="83DE56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918256B"/>
    <w:multiLevelType w:val="multilevel"/>
    <w:tmpl w:val="48B6D1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91F3F14"/>
    <w:multiLevelType w:val="multilevel"/>
    <w:tmpl w:val="3758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0702BB"/>
    <w:multiLevelType w:val="multilevel"/>
    <w:tmpl w:val="FE7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3C723D"/>
    <w:multiLevelType w:val="hybridMultilevel"/>
    <w:tmpl w:val="F55A1D86"/>
    <w:lvl w:ilvl="0" w:tplc="4538FACC">
      <w:start w:val="4"/>
      <w:numFmt w:val="bullet"/>
      <w:lvlText w:val="-"/>
      <w:lvlJc w:val="left"/>
      <w:pPr>
        <w:ind w:left="780" w:hanging="360"/>
      </w:pPr>
      <w:rPr>
        <w:rFonts w:ascii="新宋体" w:eastAsia="新宋体" w:hAnsi="新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B2C3DE1"/>
    <w:multiLevelType w:val="hybridMultilevel"/>
    <w:tmpl w:val="65500746"/>
    <w:lvl w:ilvl="0" w:tplc="03AA0606">
      <w:start w:val="2025"/>
      <w:numFmt w:val="bullet"/>
      <w:lvlText w:val="■"/>
      <w:lvlJc w:val="left"/>
      <w:pPr>
        <w:ind w:left="360" w:hanging="360"/>
      </w:pPr>
      <w:rPr>
        <w:rFonts w:ascii="微软雅黑" w:eastAsia="微软雅黑" w:hAnsi="微软雅黑" w:cs="Times New Roman" w:hint="eastAsia"/>
        <w:color w:val="000000" w:themeColor="text1"/>
        <w:sz w:val="2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6FB83754"/>
    <w:multiLevelType w:val="hybridMultilevel"/>
    <w:tmpl w:val="1362E6EC"/>
    <w:lvl w:ilvl="0" w:tplc="5EC65DC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8D4DDB"/>
    <w:multiLevelType w:val="hybridMultilevel"/>
    <w:tmpl w:val="A9C67DE0"/>
    <w:lvl w:ilvl="0" w:tplc="55203116">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16cid:durableId="2025474214">
    <w:abstractNumId w:val="12"/>
  </w:num>
  <w:num w:numId="2" w16cid:durableId="507599836">
    <w:abstractNumId w:val="12"/>
  </w:num>
  <w:num w:numId="3" w16cid:durableId="315037990">
    <w:abstractNumId w:val="26"/>
  </w:num>
  <w:num w:numId="4" w16cid:durableId="2085108928">
    <w:abstractNumId w:val="10"/>
  </w:num>
  <w:num w:numId="5" w16cid:durableId="267739327">
    <w:abstractNumId w:val="1"/>
  </w:num>
  <w:num w:numId="6" w16cid:durableId="1231815582">
    <w:abstractNumId w:val="23"/>
  </w:num>
  <w:num w:numId="7" w16cid:durableId="925576358">
    <w:abstractNumId w:val="14"/>
  </w:num>
  <w:num w:numId="8" w16cid:durableId="448596172">
    <w:abstractNumId w:val="16"/>
  </w:num>
  <w:num w:numId="9" w16cid:durableId="1296452017">
    <w:abstractNumId w:val="13"/>
  </w:num>
  <w:num w:numId="10" w16cid:durableId="316694614">
    <w:abstractNumId w:val="5"/>
  </w:num>
  <w:num w:numId="11" w16cid:durableId="1521629705">
    <w:abstractNumId w:val="15"/>
  </w:num>
  <w:num w:numId="12" w16cid:durableId="188229218">
    <w:abstractNumId w:val="11"/>
  </w:num>
  <w:num w:numId="13" w16cid:durableId="231550147">
    <w:abstractNumId w:val="25"/>
  </w:num>
  <w:num w:numId="14" w16cid:durableId="809785730">
    <w:abstractNumId w:val="7"/>
  </w:num>
  <w:num w:numId="15" w16cid:durableId="646322457">
    <w:abstractNumId w:val="24"/>
  </w:num>
  <w:num w:numId="16" w16cid:durableId="1259361944">
    <w:abstractNumId w:val="17"/>
  </w:num>
  <w:num w:numId="17" w16cid:durableId="1305743336">
    <w:abstractNumId w:val="22"/>
  </w:num>
  <w:num w:numId="18" w16cid:durableId="1338000200">
    <w:abstractNumId w:val="4"/>
  </w:num>
  <w:num w:numId="19" w16cid:durableId="616108160">
    <w:abstractNumId w:val="21"/>
  </w:num>
  <w:num w:numId="20" w16cid:durableId="1966083820">
    <w:abstractNumId w:val="8"/>
  </w:num>
  <w:num w:numId="21" w16cid:durableId="112987429">
    <w:abstractNumId w:val="6"/>
  </w:num>
  <w:num w:numId="22" w16cid:durableId="1888486759">
    <w:abstractNumId w:val="0"/>
  </w:num>
  <w:num w:numId="23" w16cid:durableId="751388526">
    <w:abstractNumId w:val="2"/>
  </w:num>
  <w:num w:numId="24" w16cid:durableId="1999535040">
    <w:abstractNumId w:val="3"/>
  </w:num>
  <w:num w:numId="25" w16cid:durableId="824274918">
    <w:abstractNumId w:val="18"/>
  </w:num>
  <w:num w:numId="26" w16cid:durableId="2013755349">
    <w:abstractNumId w:val="20"/>
  </w:num>
  <w:num w:numId="27" w16cid:durableId="464665047">
    <w:abstractNumId w:val="19"/>
  </w:num>
  <w:num w:numId="28" w16cid:durableId="31661789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C94"/>
    <w:rsid w:val="0000030A"/>
    <w:rsid w:val="00004D19"/>
    <w:rsid w:val="0001652C"/>
    <w:rsid w:val="000228AA"/>
    <w:rsid w:val="00024302"/>
    <w:rsid w:val="00025934"/>
    <w:rsid w:val="000276A4"/>
    <w:rsid w:val="0003139C"/>
    <w:rsid w:val="00043A0B"/>
    <w:rsid w:val="0004476C"/>
    <w:rsid w:val="00052373"/>
    <w:rsid w:val="00056D36"/>
    <w:rsid w:val="00057412"/>
    <w:rsid w:val="00060449"/>
    <w:rsid w:val="00066A51"/>
    <w:rsid w:val="000753C1"/>
    <w:rsid w:val="00084218"/>
    <w:rsid w:val="00084D1B"/>
    <w:rsid w:val="00085D8F"/>
    <w:rsid w:val="0009092D"/>
    <w:rsid w:val="00095D2F"/>
    <w:rsid w:val="0009660D"/>
    <w:rsid w:val="00096B0F"/>
    <w:rsid w:val="00097209"/>
    <w:rsid w:val="000B0DB7"/>
    <w:rsid w:val="000E2C7E"/>
    <w:rsid w:val="000E2E7C"/>
    <w:rsid w:val="000F57CB"/>
    <w:rsid w:val="000F7E5C"/>
    <w:rsid w:val="00100699"/>
    <w:rsid w:val="0010221A"/>
    <w:rsid w:val="00104224"/>
    <w:rsid w:val="00113F3D"/>
    <w:rsid w:val="0013068B"/>
    <w:rsid w:val="001342A8"/>
    <w:rsid w:val="001357F5"/>
    <w:rsid w:val="00152856"/>
    <w:rsid w:val="00157069"/>
    <w:rsid w:val="00160EC6"/>
    <w:rsid w:val="00163173"/>
    <w:rsid w:val="0016437C"/>
    <w:rsid w:val="00164D53"/>
    <w:rsid w:val="0016646F"/>
    <w:rsid w:val="00171C03"/>
    <w:rsid w:val="00171FC4"/>
    <w:rsid w:val="00174841"/>
    <w:rsid w:val="00175D4A"/>
    <w:rsid w:val="001815E5"/>
    <w:rsid w:val="001907A6"/>
    <w:rsid w:val="00193FDF"/>
    <w:rsid w:val="00194AAB"/>
    <w:rsid w:val="001A300E"/>
    <w:rsid w:val="001A5EE0"/>
    <w:rsid w:val="001A7419"/>
    <w:rsid w:val="001B1AA8"/>
    <w:rsid w:val="001B265D"/>
    <w:rsid w:val="001B3750"/>
    <w:rsid w:val="001B5FCE"/>
    <w:rsid w:val="001B6462"/>
    <w:rsid w:val="001C6C51"/>
    <w:rsid w:val="001D1407"/>
    <w:rsid w:val="001D22CB"/>
    <w:rsid w:val="001E4C07"/>
    <w:rsid w:val="001F1AD8"/>
    <w:rsid w:val="001F62F3"/>
    <w:rsid w:val="00201891"/>
    <w:rsid w:val="00205759"/>
    <w:rsid w:val="0021143E"/>
    <w:rsid w:val="00217DED"/>
    <w:rsid w:val="00230E6C"/>
    <w:rsid w:val="00235E09"/>
    <w:rsid w:val="002369A8"/>
    <w:rsid w:val="002528EA"/>
    <w:rsid w:val="00256A55"/>
    <w:rsid w:val="00260549"/>
    <w:rsid w:val="00262B9F"/>
    <w:rsid w:val="0027253E"/>
    <w:rsid w:val="002738D5"/>
    <w:rsid w:val="0027416B"/>
    <w:rsid w:val="00291B36"/>
    <w:rsid w:val="002971A0"/>
    <w:rsid w:val="002A143F"/>
    <w:rsid w:val="002A1841"/>
    <w:rsid w:val="002B4F62"/>
    <w:rsid w:val="002B6D57"/>
    <w:rsid w:val="002D3F0C"/>
    <w:rsid w:val="002D7064"/>
    <w:rsid w:val="002F0369"/>
    <w:rsid w:val="002F26F2"/>
    <w:rsid w:val="002F2F8E"/>
    <w:rsid w:val="00301837"/>
    <w:rsid w:val="003052FA"/>
    <w:rsid w:val="003203F6"/>
    <w:rsid w:val="003219A5"/>
    <w:rsid w:val="0032661F"/>
    <w:rsid w:val="00330CEE"/>
    <w:rsid w:val="00331764"/>
    <w:rsid w:val="003365AD"/>
    <w:rsid w:val="00340CAD"/>
    <w:rsid w:val="0034799D"/>
    <w:rsid w:val="00361754"/>
    <w:rsid w:val="00361D40"/>
    <w:rsid w:val="00362ADB"/>
    <w:rsid w:val="003716F8"/>
    <w:rsid w:val="003731E5"/>
    <w:rsid w:val="0039603A"/>
    <w:rsid w:val="003A4ABD"/>
    <w:rsid w:val="003A78CB"/>
    <w:rsid w:val="003B030D"/>
    <w:rsid w:val="003B2C92"/>
    <w:rsid w:val="003B517D"/>
    <w:rsid w:val="003C7B68"/>
    <w:rsid w:val="003E1331"/>
    <w:rsid w:val="003E4801"/>
    <w:rsid w:val="003F1096"/>
    <w:rsid w:val="003F6A1A"/>
    <w:rsid w:val="00405BE0"/>
    <w:rsid w:val="00405CCE"/>
    <w:rsid w:val="004074EC"/>
    <w:rsid w:val="00423615"/>
    <w:rsid w:val="00427016"/>
    <w:rsid w:val="00427176"/>
    <w:rsid w:val="00431CA8"/>
    <w:rsid w:val="004330EA"/>
    <w:rsid w:val="00433B0C"/>
    <w:rsid w:val="00437856"/>
    <w:rsid w:val="00442F30"/>
    <w:rsid w:val="00443DBA"/>
    <w:rsid w:val="00446CA8"/>
    <w:rsid w:val="00447211"/>
    <w:rsid w:val="00452745"/>
    <w:rsid w:val="00452A0E"/>
    <w:rsid w:val="0045311A"/>
    <w:rsid w:val="00471FA7"/>
    <w:rsid w:val="004742A6"/>
    <w:rsid w:val="004770B2"/>
    <w:rsid w:val="00483A95"/>
    <w:rsid w:val="004848AB"/>
    <w:rsid w:val="00491696"/>
    <w:rsid w:val="004973BD"/>
    <w:rsid w:val="00497EB6"/>
    <w:rsid w:val="00497FA0"/>
    <w:rsid w:val="004A22DD"/>
    <w:rsid w:val="004B0956"/>
    <w:rsid w:val="004C00BB"/>
    <w:rsid w:val="004C1133"/>
    <w:rsid w:val="004E130B"/>
    <w:rsid w:val="004E495D"/>
    <w:rsid w:val="004E56F6"/>
    <w:rsid w:val="004E5ADA"/>
    <w:rsid w:val="004F3C9E"/>
    <w:rsid w:val="004F4786"/>
    <w:rsid w:val="004F79D9"/>
    <w:rsid w:val="00503C60"/>
    <w:rsid w:val="00510FD9"/>
    <w:rsid w:val="005165DB"/>
    <w:rsid w:val="00517AFC"/>
    <w:rsid w:val="00525223"/>
    <w:rsid w:val="00526862"/>
    <w:rsid w:val="00527078"/>
    <w:rsid w:val="005313AD"/>
    <w:rsid w:val="005323B4"/>
    <w:rsid w:val="00541EDA"/>
    <w:rsid w:val="00542291"/>
    <w:rsid w:val="00543B77"/>
    <w:rsid w:val="00546A57"/>
    <w:rsid w:val="00550390"/>
    <w:rsid w:val="00551CC5"/>
    <w:rsid w:val="0055208C"/>
    <w:rsid w:val="00553AAB"/>
    <w:rsid w:val="005549B2"/>
    <w:rsid w:val="00564681"/>
    <w:rsid w:val="00565539"/>
    <w:rsid w:val="00571727"/>
    <w:rsid w:val="00577344"/>
    <w:rsid w:val="0058079F"/>
    <w:rsid w:val="0058502F"/>
    <w:rsid w:val="00591195"/>
    <w:rsid w:val="00593A56"/>
    <w:rsid w:val="0059435B"/>
    <w:rsid w:val="0059654E"/>
    <w:rsid w:val="005A4F4D"/>
    <w:rsid w:val="005B3082"/>
    <w:rsid w:val="005C286C"/>
    <w:rsid w:val="005D483D"/>
    <w:rsid w:val="005D73C3"/>
    <w:rsid w:val="005E357D"/>
    <w:rsid w:val="005E6851"/>
    <w:rsid w:val="005F49FA"/>
    <w:rsid w:val="00601638"/>
    <w:rsid w:val="006032D6"/>
    <w:rsid w:val="006054FA"/>
    <w:rsid w:val="00617682"/>
    <w:rsid w:val="00617EFE"/>
    <w:rsid w:val="00621674"/>
    <w:rsid w:val="00630194"/>
    <w:rsid w:val="00630A26"/>
    <w:rsid w:val="00640C55"/>
    <w:rsid w:val="00641925"/>
    <w:rsid w:val="00643FAB"/>
    <w:rsid w:val="0065731E"/>
    <w:rsid w:val="00673EF5"/>
    <w:rsid w:val="006746E5"/>
    <w:rsid w:val="00680032"/>
    <w:rsid w:val="00685094"/>
    <w:rsid w:val="006865CD"/>
    <w:rsid w:val="0069003F"/>
    <w:rsid w:val="006947DF"/>
    <w:rsid w:val="00694896"/>
    <w:rsid w:val="00695A11"/>
    <w:rsid w:val="006976F4"/>
    <w:rsid w:val="006A7A1F"/>
    <w:rsid w:val="006B05A6"/>
    <w:rsid w:val="006B1514"/>
    <w:rsid w:val="006B18A9"/>
    <w:rsid w:val="006B1BB1"/>
    <w:rsid w:val="006B6CBF"/>
    <w:rsid w:val="006C4903"/>
    <w:rsid w:val="006D3641"/>
    <w:rsid w:val="006E6664"/>
    <w:rsid w:val="007019A7"/>
    <w:rsid w:val="00704524"/>
    <w:rsid w:val="0070719C"/>
    <w:rsid w:val="00707A10"/>
    <w:rsid w:val="00724EAE"/>
    <w:rsid w:val="007266BB"/>
    <w:rsid w:val="007311C5"/>
    <w:rsid w:val="007408E5"/>
    <w:rsid w:val="00741DC7"/>
    <w:rsid w:val="00742C7E"/>
    <w:rsid w:val="00753635"/>
    <w:rsid w:val="007766F4"/>
    <w:rsid w:val="00780205"/>
    <w:rsid w:val="007853AC"/>
    <w:rsid w:val="007861EB"/>
    <w:rsid w:val="007A464A"/>
    <w:rsid w:val="007A5104"/>
    <w:rsid w:val="007A7D4A"/>
    <w:rsid w:val="007B56D7"/>
    <w:rsid w:val="007C245F"/>
    <w:rsid w:val="007C50C1"/>
    <w:rsid w:val="007D4041"/>
    <w:rsid w:val="007D4F30"/>
    <w:rsid w:val="007D7453"/>
    <w:rsid w:val="007E30D1"/>
    <w:rsid w:val="007F0A3C"/>
    <w:rsid w:val="007F2507"/>
    <w:rsid w:val="007F36A2"/>
    <w:rsid w:val="00800280"/>
    <w:rsid w:val="008100A7"/>
    <w:rsid w:val="00813041"/>
    <w:rsid w:val="00821703"/>
    <w:rsid w:val="0082303F"/>
    <w:rsid w:val="00832E69"/>
    <w:rsid w:val="008355A1"/>
    <w:rsid w:val="008362DE"/>
    <w:rsid w:val="00842C68"/>
    <w:rsid w:val="00851483"/>
    <w:rsid w:val="008535B7"/>
    <w:rsid w:val="00860AA8"/>
    <w:rsid w:val="00861849"/>
    <w:rsid w:val="00862F51"/>
    <w:rsid w:val="00881C70"/>
    <w:rsid w:val="0088236B"/>
    <w:rsid w:val="008828A7"/>
    <w:rsid w:val="00891D69"/>
    <w:rsid w:val="0089604F"/>
    <w:rsid w:val="008A1BF1"/>
    <w:rsid w:val="008A2681"/>
    <w:rsid w:val="008A62D4"/>
    <w:rsid w:val="008A6D91"/>
    <w:rsid w:val="008B7D48"/>
    <w:rsid w:val="008C6078"/>
    <w:rsid w:val="008D13F8"/>
    <w:rsid w:val="008D2FF3"/>
    <w:rsid w:val="008D7D40"/>
    <w:rsid w:val="008E4BA7"/>
    <w:rsid w:val="008F3CCE"/>
    <w:rsid w:val="008F4339"/>
    <w:rsid w:val="008F5442"/>
    <w:rsid w:val="00911120"/>
    <w:rsid w:val="00923C94"/>
    <w:rsid w:val="00924794"/>
    <w:rsid w:val="00937BC5"/>
    <w:rsid w:val="009405A1"/>
    <w:rsid w:val="009422F4"/>
    <w:rsid w:val="009534BE"/>
    <w:rsid w:val="00955BD9"/>
    <w:rsid w:val="00960C00"/>
    <w:rsid w:val="00963FD6"/>
    <w:rsid w:val="00965807"/>
    <w:rsid w:val="0097404C"/>
    <w:rsid w:val="00976CD7"/>
    <w:rsid w:val="00976CFA"/>
    <w:rsid w:val="00983267"/>
    <w:rsid w:val="00986D81"/>
    <w:rsid w:val="00994875"/>
    <w:rsid w:val="009B1613"/>
    <w:rsid w:val="009B239B"/>
    <w:rsid w:val="009B6186"/>
    <w:rsid w:val="009B7A3E"/>
    <w:rsid w:val="009B7F09"/>
    <w:rsid w:val="009C2F1A"/>
    <w:rsid w:val="009D1477"/>
    <w:rsid w:val="009D1EAF"/>
    <w:rsid w:val="009D5B8C"/>
    <w:rsid w:val="009E345C"/>
    <w:rsid w:val="009F5BFD"/>
    <w:rsid w:val="00A03014"/>
    <w:rsid w:val="00A04587"/>
    <w:rsid w:val="00A04E16"/>
    <w:rsid w:val="00A0658D"/>
    <w:rsid w:val="00A12DC8"/>
    <w:rsid w:val="00A21E5E"/>
    <w:rsid w:val="00A3002A"/>
    <w:rsid w:val="00A305E8"/>
    <w:rsid w:val="00A31D9F"/>
    <w:rsid w:val="00A33009"/>
    <w:rsid w:val="00A34A6A"/>
    <w:rsid w:val="00A34D4D"/>
    <w:rsid w:val="00A363B9"/>
    <w:rsid w:val="00A44357"/>
    <w:rsid w:val="00A50055"/>
    <w:rsid w:val="00A52AEF"/>
    <w:rsid w:val="00A579E8"/>
    <w:rsid w:val="00A60E20"/>
    <w:rsid w:val="00A725EC"/>
    <w:rsid w:val="00A85DF6"/>
    <w:rsid w:val="00A9670A"/>
    <w:rsid w:val="00A96EB6"/>
    <w:rsid w:val="00AA041F"/>
    <w:rsid w:val="00AA0669"/>
    <w:rsid w:val="00AB2C79"/>
    <w:rsid w:val="00AC2BB9"/>
    <w:rsid w:val="00AC3C8E"/>
    <w:rsid w:val="00AC4CAB"/>
    <w:rsid w:val="00AC6279"/>
    <w:rsid w:val="00AE4225"/>
    <w:rsid w:val="00AF322A"/>
    <w:rsid w:val="00B00F60"/>
    <w:rsid w:val="00B02350"/>
    <w:rsid w:val="00B07F07"/>
    <w:rsid w:val="00B255F4"/>
    <w:rsid w:val="00B3013A"/>
    <w:rsid w:val="00B5530E"/>
    <w:rsid w:val="00B64D96"/>
    <w:rsid w:val="00B65E89"/>
    <w:rsid w:val="00B7719A"/>
    <w:rsid w:val="00B842CB"/>
    <w:rsid w:val="00B86D57"/>
    <w:rsid w:val="00B90376"/>
    <w:rsid w:val="00B9745E"/>
    <w:rsid w:val="00BA36FA"/>
    <w:rsid w:val="00BA3CE5"/>
    <w:rsid w:val="00BA6D0B"/>
    <w:rsid w:val="00BB2439"/>
    <w:rsid w:val="00BB45AA"/>
    <w:rsid w:val="00BC438D"/>
    <w:rsid w:val="00BC6D85"/>
    <w:rsid w:val="00BE0095"/>
    <w:rsid w:val="00BE49A4"/>
    <w:rsid w:val="00BF0A61"/>
    <w:rsid w:val="00BF4C8A"/>
    <w:rsid w:val="00BF55C5"/>
    <w:rsid w:val="00BF7EA6"/>
    <w:rsid w:val="00C11F2A"/>
    <w:rsid w:val="00C1257E"/>
    <w:rsid w:val="00C13ADF"/>
    <w:rsid w:val="00C1503C"/>
    <w:rsid w:val="00C24821"/>
    <w:rsid w:val="00C44978"/>
    <w:rsid w:val="00C45779"/>
    <w:rsid w:val="00C51827"/>
    <w:rsid w:val="00C56F14"/>
    <w:rsid w:val="00C61ABB"/>
    <w:rsid w:val="00C6210E"/>
    <w:rsid w:val="00C62D19"/>
    <w:rsid w:val="00C6558A"/>
    <w:rsid w:val="00C66117"/>
    <w:rsid w:val="00C978C4"/>
    <w:rsid w:val="00CB2849"/>
    <w:rsid w:val="00CB63B2"/>
    <w:rsid w:val="00CB64F8"/>
    <w:rsid w:val="00CC64B1"/>
    <w:rsid w:val="00CC7369"/>
    <w:rsid w:val="00CD02FC"/>
    <w:rsid w:val="00CD3EE0"/>
    <w:rsid w:val="00CE1315"/>
    <w:rsid w:val="00CE5CFE"/>
    <w:rsid w:val="00CE6ED4"/>
    <w:rsid w:val="00D02D29"/>
    <w:rsid w:val="00D04617"/>
    <w:rsid w:val="00D1504D"/>
    <w:rsid w:val="00D21C65"/>
    <w:rsid w:val="00D25A68"/>
    <w:rsid w:val="00D3215F"/>
    <w:rsid w:val="00D4285B"/>
    <w:rsid w:val="00D44E9D"/>
    <w:rsid w:val="00D4635B"/>
    <w:rsid w:val="00D54A21"/>
    <w:rsid w:val="00D60560"/>
    <w:rsid w:val="00D64A24"/>
    <w:rsid w:val="00D64F9F"/>
    <w:rsid w:val="00D64FEF"/>
    <w:rsid w:val="00D67DF9"/>
    <w:rsid w:val="00D729B3"/>
    <w:rsid w:val="00D7417D"/>
    <w:rsid w:val="00D75459"/>
    <w:rsid w:val="00D83DDE"/>
    <w:rsid w:val="00D854FE"/>
    <w:rsid w:val="00D8564B"/>
    <w:rsid w:val="00D86D7D"/>
    <w:rsid w:val="00D94582"/>
    <w:rsid w:val="00DA11BF"/>
    <w:rsid w:val="00DA7D73"/>
    <w:rsid w:val="00DB25AA"/>
    <w:rsid w:val="00DB3D06"/>
    <w:rsid w:val="00DC32F0"/>
    <w:rsid w:val="00DC5057"/>
    <w:rsid w:val="00DC74DA"/>
    <w:rsid w:val="00DD305A"/>
    <w:rsid w:val="00DD35AA"/>
    <w:rsid w:val="00DE531F"/>
    <w:rsid w:val="00DF0981"/>
    <w:rsid w:val="00DF0F58"/>
    <w:rsid w:val="00DF1B7C"/>
    <w:rsid w:val="00DF7104"/>
    <w:rsid w:val="00E02575"/>
    <w:rsid w:val="00E113F7"/>
    <w:rsid w:val="00E11C7D"/>
    <w:rsid w:val="00E13720"/>
    <w:rsid w:val="00E27728"/>
    <w:rsid w:val="00E34E29"/>
    <w:rsid w:val="00E365E8"/>
    <w:rsid w:val="00E54A82"/>
    <w:rsid w:val="00E6583C"/>
    <w:rsid w:val="00E66F5C"/>
    <w:rsid w:val="00E67CEE"/>
    <w:rsid w:val="00E724E2"/>
    <w:rsid w:val="00E771CB"/>
    <w:rsid w:val="00E86694"/>
    <w:rsid w:val="00E86FA9"/>
    <w:rsid w:val="00E9054D"/>
    <w:rsid w:val="00E921B5"/>
    <w:rsid w:val="00E931D7"/>
    <w:rsid w:val="00E944E2"/>
    <w:rsid w:val="00E95EA9"/>
    <w:rsid w:val="00EA5CB4"/>
    <w:rsid w:val="00EB2569"/>
    <w:rsid w:val="00EB35D1"/>
    <w:rsid w:val="00EB3EE8"/>
    <w:rsid w:val="00EC0028"/>
    <w:rsid w:val="00EC3926"/>
    <w:rsid w:val="00EC549A"/>
    <w:rsid w:val="00ED5B16"/>
    <w:rsid w:val="00ED5BA3"/>
    <w:rsid w:val="00EE1EA5"/>
    <w:rsid w:val="00EE70B7"/>
    <w:rsid w:val="00EF6A13"/>
    <w:rsid w:val="00F002C4"/>
    <w:rsid w:val="00F0424B"/>
    <w:rsid w:val="00F1118D"/>
    <w:rsid w:val="00F25EE8"/>
    <w:rsid w:val="00F31873"/>
    <w:rsid w:val="00F4376D"/>
    <w:rsid w:val="00F44DB9"/>
    <w:rsid w:val="00F53E14"/>
    <w:rsid w:val="00F6608D"/>
    <w:rsid w:val="00F761FB"/>
    <w:rsid w:val="00F84E1C"/>
    <w:rsid w:val="00F85E3F"/>
    <w:rsid w:val="00F85FBC"/>
    <w:rsid w:val="00F9233F"/>
    <w:rsid w:val="00F95DB4"/>
    <w:rsid w:val="00FA0F45"/>
    <w:rsid w:val="00FA65F4"/>
    <w:rsid w:val="00FB09B4"/>
    <w:rsid w:val="00FB6C69"/>
    <w:rsid w:val="00FC08D4"/>
    <w:rsid w:val="00FD4C60"/>
    <w:rsid w:val="00FD5AC4"/>
    <w:rsid w:val="00FD75A1"/>
    <w:rsid w:val="00FD7E29"/>
    <w:rsid w:val="00FF59FE"/>
    <w:rsid w:val="00FF7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6612C8"/>
  <w15:chartTrackingRefBased/>
  <w15:docId w15:val="{A90D8628-3D6E-4BDB-80EF-A2AC81B3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8D5"/>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23C94"/>
    <w:pPr>
      <w:keepNext/>
      <w:keepLines/>
      <w:numPr>
        <w:numId w:val="1"/>
      </w:numPr>
      <w:spacing w:beforeLines="50" w:afterLines="50" w:line="480" w:lineRule="auto"/>
      <w:outlineLvl w:val="0"/>
    </w:pPr>
    <w:rPr>
      <w:b/>
      <w:bCs/>
      <w:kern w:val="44"/>
      <w:sz w:val="32"/>
      <w:szCs w:val="44"/>
    </w:rPr>
  </w:style>
  <w:style w:type="paragraph" w:styleId="Heading2">
    <w:name w:val="heading 2"/>
    <w:basedOn w:val="Normal"/>
    <w:next w:val="Normal"/>
    <w:link w:val="Heading2Char"/>
    <w:qFormat/>
    <w:rsid w:val="00923C94"/>
    <w:pPr>
      <w:keepNext/>
      <w:keepLines/>
      <w:spacing w:line="360" w:lineRule="auto"/>
      <w:outlineLvl w:val="1"/>
    </w:pPr>
    <w:rPr>
      <w:rFonts w:ascii="Cambria" w:hAnsi="Cambria"/>
      <w:b/>
      <w:bCs/>
      <w:sz w:val="28"/>
      <w:szCs w:val="32"/>
    </w:rPr>
  </w:style>
  <w:style w:type="paragraph" w:styleId="Heading3">
    <w:name w:val="heading 3"/>
    <w:basedOn w:val="Normal"/>
    <w:next w:val="Normal"/>
    <w:link w:val="Heading3Char"/>
    <w:uiPriority w:val="9"/>
    <w:unhideWhenUsed/>
    <w:qFormat/>
    <w:rsid w:val="0032661F"/>
    <w:pPr>
      <w:keepNext/>
      <w:keepLines/>
      <w:spacing w:before="260" w:after="260" w:line="416" w:lineRule="auto"/>
      <w:ind w:leftChars="100" w:left="210" w:rightChars="100" w:right="100"/>
      <w:outlineLvl w:val="2"/>
    </w:pPr>
    <w:rPr>
      <w:b/>
      <w:bCs/>
      <w:szCs w:val="32"/>
    </w:rPr>
  </w:style>
  <w:style w:type="paragraph" w:styleId="Heading4">
    <w:name w:val="heading 4"/>
    <w:basedOn w:val="Normal"/>
    <w:next w:val="Normal"/>
    <w:link w:val="Heading4Char"/>
    <w:uiPriority w:val="9"/>
    <w:semiHidden/>
    <w:unhideWhenUsed/>
    <w:qFormat/>
    <w:rsid w:val="00C449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3C94"/>
    <w:rPr>
      <w:rFonts w:ascii="Times New Roman" w:eastAsia="宋体" w:hAnsi="Times New Roman" w:cs="Times New Roman"/>
      <w:b/>
      <w:bCs/>
      <w:kern w:val="44"/>
      <w:sz w:val="32"/>
      <w:szCs w:val="44"/>
    </w:rPr>
  </w:style>
  <w:style w:type="character" w:customStyle="1" w:styleId="Heading2Char">
    <w:name w:val="Heading 2 Char"/>
    <w:basedOn w:val="DefaultParagraphFont"/>
    <w:link w:val="Heading2"/>
    <w:rsid w:val="00923C94"/>
    <w:rPr>
      <w:rFonts w:ascii="Cambria" w:eastAsia="宋体" w:hAnsi="Cambria" w:cs="Times New Roman"/>
      <w:b/>
      <w:bCs/>
      <w:sz w:val="28"/>
      <w:szCs w:val="32"/>
    </w:rPr>
  </w:style>
  <w:style w:type="paragraph" w:styleId="Footer">
    <w:name w:val="footer"/>
    <w:basedOn w:val="Normal"/>
    <w:link w:val="FooterChar"/>
    <w:uiPriority w:val="99"/>
    <w:rsid w:val="00923C9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23C94"/>
    <w:rPr>
      <w:rFonts w:ascii="Times New Roman" w:eastAsia="宋体" w:hAnsi="Times New Roman" w:cs="Times New Roman"/>
      <w:sz w:val="18"/>
      <w:szCs w:val="18"/>
    </w:rPr>
  </w:style>
  <w:style w:type="paragraph" w:customStyle="1" w:styleId="a">
    <w:name w:val="封面表格文本"/>
    <w:basedOn w:val="Normal"/>
    <w:rsid w:val="00923C94"/>
    <w:pPr>
      <w:autoSpaceDE w:val="0"/>
      <w:autoSpaceDN w:val="0"/>
      <w:adjustRightInd w:val="0"/>
      <w:jc w:val="center"/>
    </w:pPr>
    <w:rPr>
      <w:b/>
      <w:bCs/>
      <w:kern w:val="0"/>
      <w:sz w:val="24"/>
    </w:rPr>
  </w:style>
  <w:style w:type="paragraph" w:customStyle="1" w:styleId="a0">
    <w:name w:val="缺省文本"/>
    <w:basedOn w:val="Normal"/>
    <w:link w:val="Char"/>
    <w:rsid w:val="00923C94"/>
    <w:pPr>
      <w:autoSpaceDE w:val="0"/>
      <w:autoSpaceDN w:val="0"/>
      <w:adjustRightInd w:val="0"/>
      <w:spacing w:line="360" w:lineRule="auto"/>
      <w:jc w:val="left"/>
    </w:pPr>
    <w:rPr>
      <w:kern w:val="0"/>
      <w:szCs w:val="21"/>
    </w:rPr>
  </w:style>
  <w:style w:type="character" w:customStyle="1" w:styleId="Char">
    <w:name w:val="缺省文本 Char"/>
    <w:basedOn w:val="DefaultParagraphFont"/>
    <w:link w:val="a0"/>
    <w:rsid w:val="00923C94"/>
    <w:rPr>
      <w:rFonts w:ascii="Times New Roman" w:eastAsia="宋体" w:hAnsi="Times New Roman" w:cs="Times New Roman"/>
      <w:kern w:val="0"/>
      <w:szCs w:val="21"/>
    </w:rPr>
  </w:style>
  <w:style w:type="paragraph" w:customStyle="1" w:styleId="a1">
    <w:name w:val="样式"/>
    <w:basedOn w:val="Normal"/>
    <w:rsid w:val="00923C94"/>
    <w:pPr>
      <w:keepLines/>
      <w:autoSpaceDE w:val="0"/>
      <w:autoSpaceDN w:val="0"/>
      <w:adjustRightInd w:val="0"/>
      <w:jc w:val="center"/>
    </w:pPr>
    <w:rPr>
      <w:rFonts w:ascii="Arial" w:eastAsia="黑体" w:hAnsi="Arial" w:cs="Arial"/>
      <w:b/>
      <w:kern w:val="0"/>
      <w:sz w:val="24"/>
    </w:rPr>
  </w:style>
  <w:style w:type="character" w:styleId="PageNumber">
    <w:name w:val="page number"/>
    <w:basedOn w:val="DefaultParagraphFont"/>
    <w:rsid w:val="00923C94"/>
  </w:style>
  <w:style w:type="paragraph" w:customStyle="1" w:styleId="1">
    <w:name w:val="缺省文本:1"/>
    <w:basedOn w:val="Normal"/>
    <w:rsid w:val="00923C94"/>
    <w:pPr>
      <w:autoSpaceDE w:val="0"/>
      <w:autoSpaceDN w:val="0"/>
      <w:adjustRightInd w:val="0"/>
      <w:jc w:val="left"/>
    </w:pPr>
    <w:rPr>
      <w:kern w:val="0"/>
      <w:sz w:val="24"/>
    </w:rPr>
  </w:style>
  <w:style w:type="table" w:styleId="TableGrid">
    <w:name w:val="Table Grid"/>
    <w:basedOn w:val="TableNormal"/>
    <w:uiPriority w:val="59"/>
    <w:rsid w:val="00923C94"/>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23C94"/>
    <w:pPr>
      <w:ind w:firstLineChars="200" w:firstLine="420"/>
    </w:pPr>
  </w:style>
  <w:style w:type="paragraph" w:styleId="TOC2">
    <w:name w:val="toc 2"/>
    <w:basedOn w:val="Normal"/>
    <w:next w:val="Normal"/>
    <w:autoRedefine/>
    <w:uiPriority w:val="39"/>
    <w:unhideWhenUsed/>
    <w:qFormat/>
    <w:rsid w:val="00923C94"/>
    <w:pPr>
      <w:widowControl/>
      <w:tabs>
        <w:tab w:val="left" w:pos="950"/>
        <w:tab w:val="right" w:leader="dot" w:pos="9170"/>
      </w:tabs>
      <w:spacing w:after="100" w:line="276" w:lineRule="auto"/>
      <w:ind w:left="220"/>
      <w:jc w:val="left"/>
    </w:pPr>
    <w:rPr>
      <w:rFonts w:ascii="Calibri" w:hAnsi="Calibri"/>
      <w:kern w:val="0"/>
      <w:sz w:val="22"/>
      <w:szCs w:val="22"/>
    </w:rPr>
  </w:style>
  <w:style w:type="paragraph" w:styleId="TOC1">
    <w:name w:val="toc 1"/>
    <w:basedOn w:val="Normal"/>
    <w:next w:val="Normal"/>
    <w:autoRedefine/>
    <w:uiPriority w:val="39"/>
    <w:unhideWhenUsed/>
    <w:qFormat/>
    <w:rsid w:val="00923C94"/>
    <w:pPr>
      <w:widowControl/>
      <w:spacing w:after="100" w:line="276" w:lineRule="auto"/>
      <w:jc w:val="left"/>
    </w:pPr>
    <w:rPr>
      <w:rFonts w:ascii="Calibri" w:hAnsi="Calibri"/>
      <w:kern w:val="0"/>
      <w:sz w:val="22"/>
      <w:szCs w:val="22"/>
    </w:rPr>
  </w:style>
  <w:style w:type="character" w:styleId="Hyperlink">
    <w:name w:val="Hyperlink"/>
    <w:basedOn w:val="DefaultParagraphFont"/>
    <w:uiPriority w:val="99"/>
    <w:unhideWhenUsed/>
    <w:rsid w:val="00923C94"/>
    <w:rPr>
      <w:color w:val="0000FF"/>
      <w:u w:val="single"/>
    </w:rPr>
  </w:style>
  <w:style w:type="paragraph" w:styleId="Header">
    <w:name w:val="header"/>
    <w:basedOn w:val="Normal"/>
    <w:link w:val="HeaderChar"/>
    <w:uiPriority w:val="99"/>
    <w:unhideWhenUsed/>
    <w:rsid w:val="00923C9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23C94"/>
    <w:rPr>
      <w:rFonts w:ascii="Times New Roman" w:eastAsia="宋体" w:hAnsi="Times New Roman" w:cs="Times New Roman"/>
      <w:sz w:val="18"/>
      <w:szCs w:val="18"/>
    </w:rPr>
  </w:style>
  <w:style w:type="paragraph" w:customStyle="1" w:styleId="a2">
    <w:name w:val="a"/>
    <w:basedOn w:val="Normal"/>
    <w:rsid w:val="00443DBA"/>
    <w:pPr>
      <w:widowControl/>
      <w:spacing w:before="100" w:beforeAutospacing="1" w:after="100" w:afterAutospacing="1"/>
      <w:jc w:val="left"/>
    </w:pPr>
    <w:rPr>
      <w:rFonts w:ascii="宋体" w:hAnsi="宋体" w:cs="宋体"/>
      <w:kern w:val="0"/>
      <w:sz w:val="24"/>
    </w:rPr>
  </w:style>
  <w:style w:type="character" w:customStyle="1" w:styleId="a00">
    <w:name w:val="a0"/>
    <w:basedOn w:val="DefaultParagraphFont"/>
    <w:rsid w:val="00443DBA"/>
  </w:style>
  <w:style w:type="character" w:styleId="HTMLCode">
    <w:name w:val="HTML Code"/>
    <w:basedOn w:val="DefaultParagraphFont"/>
    <w:uiPriority w:val="99"/>
    <w:semiHidden/>
    <w:unhideWhenUsed/>
    <w:rsid w:val="00405BE0"/>
    <w:rPr>
      <w:rFonts w:ascii="宋体" w:eastAsia="宋体" w:hAnsi="宋体" w:cs="宋体"/>
      <w:sz w:val="24"/>
      <w:szCs w:val="24"/>
    </w:rPr>
  </w:style>
  <w:style w:type="table" w:styleId="GridTable1Light">
    <w:name w:val="Grid Table 1 Light"/>
    <w:basedOn w:val="TableNormal"/>
    <w:uiPriority w:val="46"/>
    <w:rsid w:val="006216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qFormat/>
    <w:rsid w:val="007853AC"/>
    <w:pPr>
      <w:widowControl/>
      <w:spacing w:before="100" w:beforeAutospacing="1" w:after="100" w:afterAutospacing="1"/>
      <w:jc w:val="left"/>
    </w:pPr>
    <w:rPr>
      <w:rFonts w:ascii="宋体" w:hAnsi="宋体" w:cs="宋体"/>
      <w:kern w:val="0"/>
      <w:sz w:val="24"/>
    </w:rPr>
  </w:style>
  <w:style w:type="table" w:customStyle="1" w:styleId="10">
    <w:name w:val="网格型1"/>
    <w:basedOn w:val="TableNormal"/>
    <w:next w:val="TableGrid"/>
    <w:uiPriority w:val="39"/>
    <w:rsid w:val="00785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2661F"/>
    <w:rPr>
      <w:rFonts w:ascii="Times New Roman" w:eastAsia="宋体" w:hAnsi="Times New Roman" w:cs="Times New Roman"/>
      <w:b/>
      <w:bCs/>
      <w:szCs w:val="32"/>
    </w:rPr>
  </w:style>
  <w:style w:type="paragraph" w:styleId="Date">
    <w:name w:val="Date"/>
    <w:basedOn w:val="Normal"/>
    <w:next w:val="Normal"/>
    <w:link w:val="DateChar"/>
    <w:uiPriority w:val="99"/>
    <w:semiHidden/>
    <w:unhideWhenUsed/>
    <w:rsid w:val="00517AFC"/>
    <w:pPr>
      <w:ind w:leftChars="2500" w:left="100"/>
    </w:pPr>
  </w:style>
  <w:style w:type="character" w:customStyle="1" w:styleId="DateChar">
    <w:name w:val="Date Char"/>
    <w:basedOn w:val="DefaultParagraphFont"/>
    <w:link w:val="Date"/>
    <w:uiPriority w:val="99"/>
    <w:semiHidden/>
    <w:rsid w:val="00517AFC"/>
    <w:rPr>
      <w:rFonts w:ascii="Times New Roman" w:eastAsia="宋体" w:hAnsi="Times New Roman" w:cs="Times New Roman"/>
      <w:szCs w:val="24"/>
    </w:rPr>
  </w:style>
  <w:style w:type="paragraph" w:styleId="BalloonText">
    <w:name w:val="Balloon Text"/>
    <w:basedOn w:val="Normal"/>
    <w:link w:val="BalloonTextChar"/>
    <w:uiPriority w:val="99"/>
    <w:semiHidden/>
    <w:unhideWhenUsed/>
    <w:rsid w:val="00E86694"/>
    <w:rPr>
      <w:sz w:val="18"/>
      <w:szCs w:val="18"/>
    </w:rPr>
  </w:style>
  <w:style w:type="character" w:customStyle="1" w:styleId="BalloonTextChar">
    <w:name w:val="Balloon Text Char"/>
    <w:basedOn w:val="DefaultParagraphFont"/>
    <w:link w:val="BalloonText"/>
    <w:uiPriority w:val="99"/>
    <w:semiHidden/>
    <w:rsid w:val="00E86694"/>
    <w:rPr>
      <w:rFonts w:ascii="Times New Roman" w:eastAsia="宋体" w:hAnsi="Times New Roman" w:cs="Times New Roman"/>
      <w:sz w:val="18"/>
      <w:szCs w:val="18"/>
    </w:rPr>
  </w:style>
  <w:style w:type="paragraph" w:customStyle="1" w:styleId="paragraph">
    <w:name w:val="paragraph"/>
    <w:basedOn w:val="Normal"/>
    <w:semiHidden/>
    <w:rsid w:val="00D86D7D"/>
    <w:pPr>
      <w:widowControl/>
      <w:spacing w:before="100" w:beforeAutospacing="1" w:after="100" w:afterAutospacing="1"/>
      <w:jc w:val="left"/>
    </w:pPr>
    <w:rPr>
      <w:rFonts w:ascii="等线" w:eastAsia="等线" w:hAnsi="等线"/>
      <w:kern w:val="0"/>
      <w:sz w:val="24"/>
    </w:rPr>
  </w:style>
  <w:style w:type="character" w:customStyle="1" w:styleId="Heading4Char">
    <w:name w:val="Heading 4 Char"/>
    <w:basedOn w:val="DefaultParagraphFont"/>
    <w:link w:val="Heading4"/>
    <w:uiPriority w:val="9"/>
    <w:semiHidden/>
    <w:rsid w:val="00C44978"/>
    <w:rPr>
      <w:rFonts w:asciiTheme="majorHAnsi" w:eastAsiaTheme="majorEastAsia" w:hAnsiTheme="majorHAnsi" w:cstheme="majorBidi"/>
      <w:b/>
      <w:bCs/>
      <w:sz w:val="28"/>
      <w:szCs w:val="28"/>
    </w:rPr>
  </w:style>
  <w:style w:type="paragraph" w:styleId="TOC3">
    <w:name w:val="toc 3"/>
    <w:basedOn w:val="Normal"/>
    <w:next w:val="Normal"/>
    <w:autoRedefine/>
    <w:uiPriority w:val="39"/>
    <w:unhideWhenUsed/>
    <w:rsid w:val="00D8564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628">
      <w:bodyDiv w:val="1"/>
      <w:marLeft w:val="0"/>
      <w:marRight w:val="0"/>
      <w:marTop w:val="0"/>
      <w:marBottom w:val="0"/>
      <w:divBdr>
        <w:top w:val="none" w:sz="0" w:space="0" w:color="auto"/>
        <w:left w:val="none" w:sz="0" w:space="0" w:color="auto"/>
        <w:bottom w:val="none" w:sz="0" w:space="0" w:color="auto"/>
        <w:right w:val="none" w:sz="0" w:space="0" w:color="auto"/>
      </w:divBdr>
      <w:divsChild>
        <w:div w:id="1641496237">
          <w:marLeft w:val="0"/>
          <w:marRight w:val="0"/>
          <w:marTop w:val="0"/>
          <w:marBottom w:val="0"/>
          <w:divBdr>
            <w:top w:val="none" w:sz="0" w:space="0" w:color="auto"/>
            <w:left w:val="none" w:sz="0" w:space="0" w:color="auto"/>
            <w:bottom w:val="none" w:sz="0" w:space="0" w:color="auto"/>
            <w:right w:val="none" w:sz="0" w:space="0" w:color="auto"/>
          </w:divBdr>
          <w:divsChild>
            <w:div w:id="563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354529">
          <w:marLeft w:val="0"/>
          <w:marRight w:val="0"/>
          <w:marTop w:val="0"/>
          <w:marBottom w:val="0"/>
          <w:divBdr>
            <w:top w:val="none" w:sz="0" w:space="0" w:color="auto"/>
            <w:left w:val="none" w:sz="0" w:space="0" w:color="auto"/>
            <w:bottom w:val="none" w:sz="0" w:space="0" w:color="auto"/>
            <w:right w:val="none" w:sz="0" w:space="0" w:color="auto"/>
          </w:divBdr>
          <w:divsChild>
            <w:div w:id="120948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5225">
      <w:bodyDiv w:val="1"/>
      <w:marLeft w:val="0"/>
      <w:marRight w:val="0"/>
      <w:marTop w:val="0"/>
      <w:marBottom w:val="0"/>
      <w:divBdr>
        <w:top w:val="none" w:sz="0" w:space="0" w:color="auto"/>
        <w:left w:val="none" w:sz="0" w:space="0" w:color="auto"/>
        <w:bottom w:val="none" w:sz="0" w:space="0" w:color="auto"/>
        <w:right w:val="none" w:sz="0" w:space="0" w:color="auto"/>
      </w:divBdr>
      <w:divsChild>
        <w:div w:id="996569290">
          <w:marLeft w:val="0"/>
          <w:marRight w:val="0"/>
          <w:marTop w:val="0"/>
          <w:marBottom w:val="0"/>
          <w:divBdr>
            <w:top w:val="none" w:sz="0" w:space="0" w:color="auto"/>
            <w:left w:val="none" w:sz="0" w:space="0" w:color="auto"/>
            <w:bottom w:val="none" w:sz="0" w:space="0" w:color="auto"/>
            <w:right w:val="none" w:sz="0" w:space="0" w:color="auto"/>
          </w:divBdr>
          <w:divsChild>
            <w:div w:id="35543464">
              <w:marLeft w:val="0"/>
              <w:marRight w:val="0"/>
              <w:marTop w:val="0"/>
              <w:marBottom w:val="0"/>
              <w:divBdr>
                <w:top w:val="none" w:sz="0" w:space="0" w:color="auto"/>
                <w:left w:val="none" w:sz="0" w:space="0" w:color="auto"/>
                <w:bottom w:val="none" w:sz="0" w:space="0" w:color="auto"/>
                <w:right w:val="none" w:sz="0" w:space="0" w:color="auto"/>
              </w:divBdr>
            </w:div>
            <w:div w:id="496269714">
              <w:marLeft w:val="0"/>
              <w:marRight w:val="0"/>
              <w:marTop w:val="0"/>
              <w:marBottom w:val="0"/>
              <w:divBdr>
                <w:top w:val="none" w:sz="0" w:space="0" w:color="auto"/>
                <w:left w:val="none" w:sz="0" w:space="0" w:color="auto"/>
                <w:bottom w:val="none" w:sz="0" w:space="0" w:color="auto"/>
                <w:right w:val="none" w:sz="0" w:space="0" w:color="auto"/>
              </w:divBdr>
            </w:div>
            <w:div w:id="1873304876">
              <w:marLeft w:val="0"/>
              <w:marRight w:val="0"/>
              <w:marTop w:val="0"/>
              <w:marBottom w:val="0"/>
              <w:divBdr>
                <w:top w:val="none" w:sz="0" w:space="0" w:color="auto"/>
                <w:left w:val="none" w:sz="0" w:space="0" w:color="auto"/>
                <w:bottom w:val="none" w:sz="0" w:space="0" w:color="auto"/>
                <w:right w:val="none" w:sz="0" w:space="0" w:color="auto"/>
              </w:divBdr>
            </w:div>
            <w:div w:id="65610297">
              <w:marLeft w:val="0"/>
              <w:marRight w:val="0"/>
              <w:marTop w:val="0"/>
              <w:marBottom w:val="0"/>
              <w:divBdr>
                <w:top w:val="none" w:sz="0" w:space="0" w:color="auto"/>
                <w:left w:val="none" w:sz="0" w:space="0" w:color="auto"/>
                <w:bottom w:val="none" w:sz="0" w:space="0" w:color="auto"/>
                <w:right w:val="none" w:sz="0" w:space="0" w:color="auto"/>
              </w:divBdr>
            </w:div>
            <w:div w:id="161707010">
              <w:marLeft w:val="0"/>
              <w:marRight w:val="0"/>
              <w:marTop w:val="0"/>
              <w:marBottom w:val="0"/>
              <w:divBdr>
                <w:top w:val="none" w:sz="0" w:space="0" w:color="auto"/>
                <w:left w:val="none" w:sz="0" w:space="0" w:color="auto"/>
                <w:bottom w:val="none" w:sz="0" w:space="0" w:color="auto"/>
                <w:right w:val="none" w:sz="0" w:space="0" w:color="auto"/>
              </w:divBdr>
            </w:div>
            <w:div w:id="247546094">
              <w:marLeft w:val="0"/>
              <w:marRight w:val="0"/>
              <w:marTop w:val="0"/>
              <w:marBottom w:val="0"/>
              <w:divBdr>
                <w:top w:val="none" w:sz="0" w:space="0" w:color="auto"/>
                <w:left w:val="none" w:sz="0" w:space="0" w:color="auto"/>
                <w:bottom w:val="none" w:sz="0" w:space="0" w:color="auto"/>
                <w:right w:val="none" w:sz="0" w:space="0" w:color="auto"/>
              </w:divBdr>
            </w:div>
            <w:div w:id="2108380216">
              <w:marLeft w:val="0"/>
              <w:marRight w:val="0"/>
              <w:marTop w:val="0"/>
              <w:marBottom w:val="0"/>
              <w:divBdr>
                <w:top w:val="none" w:sz="0" w:space="0" w:color="auto"/>
                <w:left w:val="none" w:sz="0" w:space="0" w:color="auto"/>
                <w:bottom w:val="none" w:sz="0" w:space="0" w:color="auto"/>
                <w:right w:val="none" w:sz="0" w:space="0" w:color="auto"/>
              </w:divBdr>
            </w:div>
            <w:div w:id="298147789">
              <w:marLeft w:val="0"/>
              <w:marRight w:val="0"/>
              <w:marTop w:val="0"/>
              <w:marBottom w:val="0"/>
              <w:divBdr>
                <w:top w:val="none" w:sz="0" w:space="0" w:color="auto"/>
                <w:left w:val="none" w:sz="0" w:space="0" w:color="auto"/>
                <w:bottom w:val="none" w:sz="0" w:space="0" w:color="auto"/>
                <w:right w:val="none" w:sz="0" w:space="0" w:color="auto"/>
              </w:divBdr>
            </w:div>
            <w:div w:id="1375688934">
              <w:marLeft w:val="0"/>
              <w:marRight w:val="0"/>
              <w:marTop w:val="0"/>
              <w:marBottom w:val="0"/>
              <w:divBdr>
                <w:top w:val="none" w:sz="0" w:space="0" w:color="auto"/>
                <w:left w:val="none" w:sz="0" w:space="0" w:color="auto"/>
                <w:bottom w:val="none" w:sz="0" w:space="0" w:color="auto"/>
                <w:right w:val="none" w:sz="0" w:space="0" w:color="auto"/>
              </w:divBdr>
            </w:div>
            <w:div w:id="411006320">
              <w:marLeft w:val="0"/>
              <w:marRight w:val="0"/>
              <w:marTop w:val="0"/>
              <w:marBottom w:val="0"/>
              <w:divBdr>
                <w:top w:val="none" w:sz="0" w:space="0" w:color="auto"/>
                <w:left w:val="none" w:sz="0" w:space="0" w:color="auto"/>
                <w:bottom w:val="none" w:sz="0" w:space="0" w:color="auto"/>
                <w:right w:val="none" w:sz="0" w:space="0" w:color="auto"/>
              </w:divBdr>
            </w:div>
            <w:div w:id="1717394188">
              <w:marLeft w:val="0"/>
              <w:marRight w:val="0"/>
              <w:marTop w:val="0"/>
              <w:marBottom w:val="0"/>
              <w:divBdr>
                <w:top w:val="none" w:sz="0" w:space="0" w:color="auto"/>
                <w:left w:val="none" w:sz="0" w:space="0" w:color="auto"/>
                <w:bottom w:val="none" w:sz="0" w:space="0" w:color="auto"/>
                <w:right w:val="none" w:sz="0" w:space="0" w:color="auto"/>
              </w:divBdr>
            </w:div>
            <w:div w:id="238249411">
              <w:marLeft w:val="0"/>
              <w:marRight w:val="0"/>
              <w:marTop w:val="0"/>
              <w:marBottom w:val="0"/>
              <w:divBdr>
                <w:top w:val="none" w:sz="0" w:space="0" w:color="auto"/>
                <w:left w:val="none" w:sz="0" w:space="0" w:color="auto"/>
                <w:bottom w:val="none" w:sz="0" w:space="0" w:color="auto"/>
                <w:right w:val="none" w:sz="0" w:space="0" w:color="auto"/>
              </w:divBdr>
            </w:div>
            <w:div w:id="531383680">
              <w:marLeft w:val="0"/>
              <w:marRight w:val="0"/>
              <w:marTop w:val="0"/>
              <w:marBottom w:val="0"/>
              <w:divBdr>
                <w:top w:val="none" w:sz="0" w:space="0" w:color="auto"/>
                <w:left w:val="none" w:sz="0" w:space="0" w:color="auto"/>
                <w:bottom w:val="none" w:sz="0" w:space="0" w:color="auto"/>
                <w:right w:val="none" w:sz="0" w:space="0" w:color="auto"/>
              </w:divBdr>
            </w:div>
            <w:div w:id="1249458276">
              <w:marLeft w:val="0"/>
              <w:marRight w:val="0"/>
              <w:marTop w:val="0"/>
              <w:marBottom w:val="0"/>
              <w:divBdr>
                <w:top w:val="none" w:sz="0" w:space="0" w:color="auto"/>
                <w:left w:val="none" w:sz="0" w:space="0" w:color="auto"/>
                <w:bottom w:val="none" w:sz="0" w:space="0" w:color="auto"/>
                <w:right w:val="none" w:sz="0" w:space="0" w:color="auto"/>
              </w:divBdr>
            </w:div>
            <w:div w:id="20568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5887">
      <w:bodyDiv w:val="1"/>
      <w:marLeft w:val="0"/>
      <w:marRight w:val="0"/>
      <w:marTop w:val="0"/>
      <w:marBottom w:val="0"/>
      <w:divBdr>
        <w:top w:val="none" w:sz="0" w:space="0" w:color="auto"/>
        <w:left w:val="none" w:sz="0" w:space="0" w:color="auto"/>
        <w:bottom w:val="none" w:sz="0" w:space="0" w:color="auto"/>
        <w:right w:val="none" w:sz="0" w:space="0" w:color="auto"/>
      </w:divBdr>
    </w:div>
    <w:div w:id="1474056574">
      <w:bodyDiv w:val="1"/>
      <w:marLeft w:val="0"/>
      <w:marRight w:val="0"/>
      <w:marTop w:val="0"/>
      <w:marBottom w:val="0"/>
      <w:divBdr>
        <w:top w:val="none" w:sz="0" w:space="0" w:color="auto"/>
        <w:left w:val="none" w:sz="0" w:space="0" w:color="auto"/>
        <w:bottom w:val="none" w:sz="0" w:space="0" w:color="auto"/>
        <w:right w:val="none" w:sz="0" w:space="0" w:color="auto"/>
      </w:divBdr>
    </w:div>
    <w:div w:id="1481194568">
      <w:bodyDiv w:val="1"/>
      <w:marLeft w:val="0"/>
      <w:marRight w:val="0"/>
      <w:marTop w:val="0"/>
      <w:marBottom w:val="0"/>
      <w:divBdr>
        <w:top w:val="none" w:sz="0" w:space="0" w:color="auto"/>
        <w:left w:val="none" w:sz="0" w:space="0" w:color="auto"/>
        <w:bottom w:val="none" w:sz="0" w:space="0" w:color="auto"/>
        <w:right w:val="none" w:sz="0" w:space="0" w:color="auto"/>
      </w:divBdr>
      <w:divsChild>
        <w:div w:id="982588120">
          <w:marLeft w:val="0"/>
          <w:marRight w:val="0"/>
          <w:marTop w:val="0"/>
          <w:marBottom w:val="0"/>
          <w:divBdr>
            <w:top w:val="none" w:sz="0" w:space="0" w:color="auto"/>
            <w:left w:val="none" w:sz="0" w:space="0" w:color="auto"/>
            <w:bottom w:val="none" w:sz="0" w:space="0" w:color="auto"/>
            <w:right w:val="none" w:sz="0" w:space="0" w:color="auto"/>
          </w:divBdr>
          <w:divsChild>
            <w:div w:id="1765877981">
              <w:marLeft w:val="0"/>
              <w:marRight w:val="0"/>
              <w:marTop w:val="0"/>
              <w:marBottom w:val="0"/>
              <w:divBdr>
                <w:top w:val="none" w:sz="0" w:space="0" w:color="auto"/>
                <w:left w:val="none" w:sz="0" w:space="0" w:color="auto"/>
                <w:bottom w:val="none" w:sz="0" w:space="0" w:color="auto"/>
                <w:right w:val="none" w:sz="0" w:space="0" w:color="auto"/>
              </w:divBdr>
            </w:div>
            <w:div w:id="1048146278">
              <w:marLeft w:val="0"/>
              <w:marRight w:val="0"/>
              <w:marTop w:val="0"/>
              <w:marBottom w:val="0"/>
              <w:divBdr>
                <w:top w:val="none" w:sz="0" w:space="0" w:color="auto"/>
                <w:left w:val="none" w:sz="0" w:space="0" w:color="auto"/>
                <w:bottom w:val="none" w:sz="0" w:space="0" w:color="auto"/>
                <w:right w:val="none" w:sz="0" w:space="0" w:color="auto"/>
              </w:divBdr>
            </w:div>
            <w:div w:id="107435171">
              <w:marLeft w:val="0"/>
              <w:marRight w:val="0"/>
              <w:marTop w:val="0"/>
              <w:marBottom w:val="0"/>
              <w:divBdr>
                <w:top w:val="none" w:sz="0" w:space="0" w:color="auto"/>
                <w:left w:val="none" w:sz="0" w:space="0" w:color="auto"/>
                <w:bottom w:val="none" w:sz="0" w:space="0" w:color="auto"/>
                <w:right w:val="none" w:sz="0" w:space="0" w:color="auto"/>
              </w:divBdr>
            </w:div>
            <w:div w:id="105851014">
              <w:marLeft w:val="0"/>
              <w:marRight w:val="0"/>
              <w:marTop w:val="0"/>
              <w:marBottom w:val="0"/>
              <w:divBdr>
                <w:top w:val="none" w:sz="0" w:space="0" w:color="auto"/>
                <w:left w:val="none" w:sz="0" w:space="0" w:color="auto"/>
                <w:bottom w:val="none" w:sz="0" w:space="0" w:color="auto"/>
                <w:right w:val="none" w:sz="0" w:space="0" w:color="auto"/>
              </w:divBdr>
            </w:div>
            <w:div w:id="604196559">
              <w:marLeft w:val="0"/>
              <w:marRight w:val="0"/>
              <w:marTop w:val="0"/>
              <w:marBottom w:val="0"/>
              <w:divBdr>
                <w:top w:val="none" w:sz="0" w:space="0" w:color="auto"/>
                <w:left w:val="none" w:sz="0" w:space="0" w:color="auto"/>
                <w:bottom w:val="none" w:sz="0" w:space="0" w:color="auto"/>
                <w:right w:val="none" w:sz="0" w:space="0" w:color="auto"/>
              </w:divBdr>
            </w:div>
            <w:div w:id="31151727">
              <w:marLeft w:val="0"/>
              <w:marRight w:val="0"/>
              <w:marTop w:val="0"/>
              <w:marBottom w:val="0"/>
              <w:divBdr>
                <w:top w:val="none" w:sz="0" w:space="0" w:color="auto"/>
                <w:left w:val="none" w:sz="0" w:space="0" w:color="auto"/>
                <w:bottom w:val="none" w:sz="0" w:space="0" w:color="auto"/>
                <w:right w:val="none" w:sz="0" w:space="0" w:color="auto"/>
              </w:divBdr>
            </w:div>
            <w:div w:id="1895311975">
              <w:marLeft w:val="0"/>
              <w:marRight w:val="0"/>
              <w:marTop w:val="0"/>
              <w:marBottom w:val="0"/>
              <w:divBdr>
                <w:top w:val="none" w:sz="0" w:space="0" w:color="auto"/>
                <w:left w:val="none" w:sz="0" w:space="0" w:color="auto"/>
                <w:bottom w:val="none" w:sz="0" w:space="0" w:color="auto"/>
                <w:right w:val="none" w:sz="0" w:space="0" w:color="auto"/>
              </w:divBdr>
            </w:div>
            <w:div w:id="1111167497">
              <w:marLeft w:val="0"/>
              <w:marRight w:val="0"/>
              <w:marTop w:val="0"/>
              <w:marBottom w:val="0"/>
              <w:divBdr>
                <w:top w:val="none" w:sz="0" w:space="0" w:color="auto"/>
                <w:left w:val="none" w:sz="0" w:space="0" w:color="auto"/>
                <w:bottom w:val="none" w:sz="0" w:space="0" w:color="auto"/>
                <w:right w:val="none" w:sz="0" w:space="0" w:color="auto"/>
              </w:divBdr>
            </w:div>
            <w:div w:id="1962957794">
              <w:marLeft w:val="0"/>
              <w:marRight w:val="0"/>
              <w:marTop w:val="0"/>
              <w:marBottom w:val="0"/>
              <w:divBdr>
                <w:top w:val="none" w:sz="0" w:space="0" w:color="auto"/>
                <w:left w:val="none" w:sz="0" w:space="0" w:color="auto"/>
                <w:bottom w:val="none" w:sz="0" w:space="0" w:color="auto"/>
                <w:right w:val="none" w:sz="0" w:space="0" w:color="auto"/>
              </w:divBdr>
            </w:div>
            <w:div w:id="597376209">
              <w:marLeft w:val="0"/>
              <w:marRight w:val="0"/>
              <w:marTop w:val="0"/>
              <w:marBottom w:val="0"/>
              <w:divBdr>
                <w:top w:val="none" w:sz="0" w:space="0" w:color="auto"/>
                <w:left w:val="none" w:sz="0" w:space="0" w:color="auto"/>
                <w:bottom w:val="none" w:sz="0" w:space="0" w:color="auto"/>
                <w:right w:val="none" w:sz="0" w:space="0" w:color="auto"/>
              </w:divBdr>
            </w:div>
            <w:div w:id="722749523">
              <w:marLeft w:val="0"/>
              <w:marRight w:val="0"/>
              <w:marTop w:val="0"/>
              <w:marBottom w:val="0"/>
              <w:divBdr>
                <w:top w:val="none" w:sz="0" w:space="0" w:color="auto"/>
                <w:left w:val="none" w:sz="0" w:space="0" w:color="auto"/>
                <w:bottom w:val="none" w:sz="0" w:space="0" w:color="auto"/>
                <w:right w:val="none" w:sz="0" w:space="0" w:color="auto"/>
              </w:divBdr>
            </w:div>
            <w:div w:id="1038581264">
              <w:marLeft w:val="0"/>
              <w:marRight w:val="0"/>
              <w:marTop w:val="0"/>
              <w:marBottom w:val="0"/>
              <w:divBdr>
                <w:top w:val="none" w:sz="0" w:space="0" w:color="auto"/>
                <w:left w:val="none" w:sz="0" w:space="0" w:color="auto"/>
                <w:bottom w:val="none" w:sz="0" w:space="0" w:color="auto"/>
                <w:right w:val="none" w:sz="0" w:space="0" w:color="auto"/>
              </w:divBdr>
            </w:div>
            <w:div w:id="1734352710">
              <w:marLeft w:val="0"/>
              <w:marRight w:val="0"/>
              <w:marTop w:val="0"/>
              <w:marBottom w:val="0"/>
              <w:divBdr>
                <w:top w:val="none" w:sz="0" w:space="0" w:color="auto"/>
                <w:left w:val="none" w:sz="0" w:space="0" w:color="auto"/>
                <w:bottom w:val="none" w:sz="0" w:space="0" w:color="auto"/>
                <w:right w:val="none" w:sz="0" w:space="0" w:color="auto"/>
              </w:divBdr>
            </w:div>
            <w:div w:id="1186598884">
              <w:marLeft w:val="0"/>
              <w:marRight w:val="0"/>
              <w:marTop w:val="0"/>
              <w:marBottom w:val="0"/>
              <w:divBdr>
                <w:top w:val="none" w:sz="0" w:space="0" w:color="auto"/>
                <w:left w:val="none" w:sz="0" w:space="0" w:color="auto"/>
                <w:bottom w:val="none" w:sz="0" w:space="0" w:color="auto"/>
                <w:right w:val="none" w:sz="0" w:space="0" w:color="auto"/>
              </w:divBdr>
            </w:div>
            <w:div w:id="911894385">
              <w:marLeft w:val="0"/>
              <w:marRight w:val="0"/>
              <w:marTop w:val="0"/>
              <w:marBottom w:val="0"/>
              <w:divBdr>
                <w:top w:val="none" w:sz="0" w:space="0" w:color="auto"/>
                <w:left w:val="none" w:sz="0" w:space="0" w:color="auto"/>
                <w:bottom w:val="none" w:sz="0" w:space="0" w:color="auto"/>
                <w:right w:val="none" w:sz="0" w:space="0" w:color="auto"/>
              </w:divBdr>
            </w:div>
            <w:div w:id="281116099">
              <w:marLeft w:val="0"/>
              <w:marRight w:val="0"/>
              <w:marTop w:val="0"/>
              <w:marBottom w:val="0"/>
              <w:divBdr>
                <w:top w:val="none" w:sz="0" w:space="0" w:color="auto"/>
                <w:left w:val="none" w:sz="0" w:space="0" w:color="auto"/>
                <w:bottom w:val="none" w:sz="0" w:space="0" w:color="auto"/>
                <w:right w:val="none" w:sz="0" w:space="0" w:color="auto"/>
              </w:divBdr>
            </w:div>
            <w:div w:id="1620331817">
              <w:marLeft w:val="0"/>
              <w:marRight w:val="0"/>
              <w:marTop w:val="0"/>
              <w:marBottom w:val="0"/>
              <w:divBdr>
                <w:top w:val="none" w:sz="0" w:space="0" w:color="auto"/>
                <w:left w:val="none" w:sz="0" w:space="0" w:color="auto"/>
                <w:bottom w:val="none" w:sz="0" w:space="0" w:color="auto"/>
                <w:right w:val="none" w:sz="0" w:space="0" w:color="auto"/>
              </w:divBdr>
            </w:div>
            <w:div w:id="1219246409">
              <w:marLeft w:val="0"/>
              <w:marRight w:val="0"/>
              <w:marTop w:val="0"/>
              <w:marBottom w:val="0"/>
              <w:divBdr>
                <w:top w:val="none" w:sz="0" w:space="0" w:color="auto"/>
                <w:left w:val="none" w:sz="0" w:space="0" w:color="auto"/>
                <w:bottom w:val="none" w:sz="0" w:space="0" w:color="auto"/>
                <w:right w:val="none" w:sz="0" w:space="0" w:color="auto"/>
              </w:divBdr>
            </w:div>
            <w:div w:id="1232815169">
              <w:marLeft w:val="0"/>
              <w:marRight w:val="0"/>
              <w:marTop w:val="0"/>
              <w:marBottom w:val="0"/>
              <w:divBdr>
                <w:top w:val="none" w:sz="0" w:space="0" w:color="auto"/>
                <w:left w:val="none" w:sz="0" w:space="0" w:color="auto"/>
                <w:bottom w:val="none" w:sz="0" w:space="0" w:color="auto"/>
                <w:right w:val="none" w:sz="0" w:space="0" w:color="auto"/>
              </w:divBdr>
            </w:div>
            <w:div w:id="2092585500">
              <w:marLeft w:val="0"/>
              <w:marRight w:val="0"/>
              <w:marTop w:val="0"/>
              <w:marBottom w:val="0"/>
              <w:divBdr>
                <w:top w:val="none" w:sz="0" w:space="0" w:color="auto"/>
                <w:left w:val="none" w:sz="0" w:space="0" w:color="auto"/>
                <w:bottom w:val="none" w:sz="0" w:space="0" w:color="auto"/>
                <w:right w:val="none" w:sz="0" w:space="0" w:color="auto"/>
              </w:divBdr>
            </w:div>
            <w:div w:id="648628302">
              <w:marLeft w:val="0"/>
              <w:marRight w:val="0"/>
              <w:marTop w:val="0"/>
              <w:marBottom w:val="0"/>
              <w:divBdr>
                <w:top w:val="none" w:sz="0" w:space="0" w:color="auto"/>
                <w:left w:val="none" w:sz="0" w:space="0" w:color="auto"/>
                <w:bottom w:val="none" w:sz="0" w:space="0" w:color="auto"/>
                <w:right w:val="none" w:sz="0" w:space="0" w:color="auto"/>
              </w:divBdr>
            </w:div>
            <w:div w:id="1740056549">
              <w:marLeft w:val="0"/>
              <w:marRight w:val="0"/>
              <w:marTop w:val="0"/>
              <w:marBottom w:val="0"/>
              <w:divBdr>
                <w:top w:val="none" w:sz="0" w:space="0" w:color="auto"/>
                <w:left w:val="none" w:sz="0" w:space="0" w:color="auto"/>
                <w:bottom w:val="none" w:sz="0" w:space="0" w:color="auto"/>
                <w:right w:val="none" w:sz="0" w:space="0" w:color="auto"/>
              </w:divBdr>
            </w:div>
            <w:div w:id="380909185">
              <w:marLeft w:val="0"/>
              <w:marRight w:val="0"/>
              <w:marTop w:val="0"/>
              <w:marBottom w:val="0"/>
              <w:divBdr>
                <w:top w:val="none" w:sz="0" w:space="0" w:color="auto"/>
                <w:left w:val="none" w:sz="0" w:space="0" w:color="auto"/>
                <w:bottom w:val="none" w:sz="0" w:space="0" w:color="auto"/>
                <w:right w:val="none" w:sz="0" w:space="0" w:color="auto"/>
              </w:divBdr>
            </w:div>
            <w:div w:id="2012634395">
              <w:marLeft w:val="0"/>
              <w:marRight w:val="0"/>
              <w:marTop w:val="0"/>
              <w:marBottom w:val="0"/>
              <w:divBdr>
                <w:top w:val="none" w:sz="0" w:space="0" w:color="auto"/>
                <w:left w:val="none" w:sz="0" w:space="0" w:color="auto"/>
                <w:bottom w:val="none" w:sz="0" w:space="0" w:color="auto"/>
                <w:right w:val="none" w:sz="0" w:space="0" w:color="auto"/>
              </w:divBdr>
            </w:div>
            <w:div w:id="1767849495">
              <w:marLeft w:val="0"/>
              <w:marRight w:val="0"/>
              <w:marTop w:val="0"/>
              <w:marBottom w:val="0"/>
              <w:divBdr>
                <w:top w:val="none" w:sz="0" w:space="0" w:color="auto"/>
                <w:left w:val="none" w:sz="0" w:space="0" w:color="auto"/>
                <w:bottom w:val="none" w:sz="0" w:space="0" w:color="auto"/>
                <w:right w:val="none" w:sz="0" w:space="0" w:color="auto"/>
              </w:divBdr>
            </w:div>
            <w:div w:id="353196205">
              <w:marLeft w:val="0"/>
              <w:marRight w:val="0"/>
              <w:marTop w:val="0"/>
              <w:marBottom w:val="0"/>
              <w:divBdr>
                <w:top w:val="none" w:sz="0" w:space="0" w:color="auto"/>
                <w:left w:val="none" w:sz="0" w:space="0" w:color="auto"/>
                <w:bottom w:val="none" w:sz="0" w:space="0" w:color="auto"/>
                <w:right w:val="none" w:sz="0" w:space="0" w:color="auto"/>
              </w:divBdr>
            </w:div>
            <w:div w:id="213002718">
              <w:marLeft w:val="0"/>
              <w:marRight w:val="0"/>
              <w:marTop w:val="0"/>
              <w:marBottom w:val="0"/>
              <w:divBdr>
                <w:top w:val="none" w:sz="0" w:space="0" w:color="auto"/>
                <w:left w:val="none" w:sz="0" w:space="0" w:color="auto"/>
                <w:bottom w:val="none" w:sz="0" w:space="0" w:color="auto"/>
                <w:right w:val="none" w:sz="0" w:space="0" w:color="auto"/>
              </w:divBdr>
            </w:div>
            <w:div w:id="1136754252">
              <w:marLeft w:val="0"/>
              <w:marRight w:val="0"/>
              <w:marTop w:val="0"/>
              <w:marBottom w:val="0"/>
              <w:divBdr>
                <w:top w:val="none" w:sz="0" w:space="0" w:color="auto"/>
                <w:left w:val="none" w:sz="0" w:space="0" w:color="auto"/>
                <w:bottom w:val="none" w:sz="0" w:space="0" w:color="auto"/>
                <w:right w:val="none" w:sz="0" w:space="0" w:color="auto"/>
              </w:divBdr>
            </w:div>
            <w:div w:id="1543203277">
              <w:marLeft w:val="0"/>
              <w:marRight w:val="0"/>
              <w:marTop w:val="0"/>
              <w:marBottom w:val="0"/>
              <w:divBdr>
                <w:top w:val="none" w:sz="0" w:space="0" w:color="auto"/>
                <w:left w:val="none" w:sz="0" w:space="0" w:color="auto"/>
                <w:bottom w:val="none" w:sz="0" w:space="0" w:color="auto"/>
                <w:right w:val="none" w:sz="0" w:space="0" w:color="auto"/>
              </w:divBdr>
            </w:div>
            <w:div w:id="110055395">
              <w:marLeft w:val="0"/>
              <w:marRight w:val="0"/>
              <w:marTop w:val="0"/>
              <w:marBottom w:val="0"/>
              <w:divBdr>
                <w:top w:val="none" w:sz="0" w:space="0" w:color="auto"/>
                <w:left w:val="none" w:sz="0" w:space="0" w:color="auto"/>
                <w:bottom w:val="none" w:sz="0" w:space="0" w:color="auto"/>
                <w:right w:val="none" w:sz="0" w:space="0" w:color="auto"/>
              </w:divBdr>
            </w:div>
            <w:div w:id="1781409646">
              <w:marLeft w:val="0"/>
              <w:marRight w:val="0"/>
              <w:marTop w:val="0"/>
              <w:marBottom w:val="0"/>
              <w:divBdr>
                <w:top w:val="none" w:sz="0" w:space="0" w:color="auto"/>
                <w:left w:val="none" w:sz="0" w:space="0" w:color="auto"/>
                <w:bottom w:val="none" w:sz="0" w:space="0" w:color="auto"/>
                <w:right w:val="none" w:sz="0" w:space="0" w:color="auto"/>
              </w:divBdr>
            </w:div>
            <w:div w:id="1244874457">
              <w:marLeft w:val="0"/>
              <w:marRight w:val="0"/>
              <w:marTop w:val="0"/>
              <w:marBottom w:val="0"/>
              <w:divBdr>
                <w:top w:val="none" w:sz="0" w:space="0" w:color="auto"/>
                <w:left w:val="none" w:sz="0" w:space="0" w:color="auto"/>
                <w:bottom w:val="none" w:sz="0" w:space="0" w:color="auto"/>
                <w:right w:val="none" w:sz="0" w:space="0" w:color="auto"/>
              </w:divBdr>
            </w:div>
            <w:div w:id="474178653">
              <w:marLeft w:val="0"/>
              <w:marRight w:val="0"/>
              <w:marTop w:val="0"/>
              <w:marBottom w:val="0"/>
              <w:divBdr>
                <w:top w:val="none" w:sz="0" w:space="0" w:color="auto"/>
                <w:left w:val="none" w:sz="0" w:space="0" w:color="auto"/>
                <w:bottom w:val="none" w:sz="0" w:space="0" w:color="auto"/>
                <w:right w:val="none" w:sz="0" w:space="0" w:color="auto"/>
              </w:divBdr>
            </w:div>
            <w:div w:id="1749033424">
              <w:marLeft w:val="0"/>
              <w:marRight w:val="0"/>
              <w:marTop w:val="0"/>
              <w:marBottom w:val="0"/>
              <w:divBdr>
                <w:top w:val="none" w:sz="0" w:space="0" w:color="auto"/>
                <w:left w:val="none" w:sz="0" w:space="0" w:color="auto"/>
                <w:bottom w:val="none" w:sz="0" w:space="0" w:color="auto"/>
                <w:right w:val="none" w:sz="0" w:space="0" w:color="auto"/>
              </w:divBdr>
            </w:div>
            <w:div w:id="1012998163">
              <w:marLeft w:val="0"/>
              <w:marRight w:val="0"/>
              <w:marTop w:val="0"/>
              <w:marBottom w:val="0"/>
              <w:divBdr>
                <w:top w:val="none" w:sz="0" w:space="0" w:color="auto"/>
                <w:left w:val="none" w:sz="0" w:space="0" w:color="auto"/>
                <w:bottom w:val="none" w:sz="0" w:space="0" w:color="auto"/>
                <w:right w:val="none" w:sz="0" w:space="0" w:color="auto"/>
              </w:divBdr>
            </w:div>
            <w:div w:id="2084058322">
              <w:marLeft w:val="0"/>
              <w:marRight w:val="0"/>
              <w:marTop w:val="0"/>
              <w:marBottom w:val="0"/>
              <w:divBdr>
                <w:top w:val="none" w:sz="0" w:space="0" w:color="auto"/>
                <w:left w:val="none" w:sz="0" w:space="0" w:color="auto"/>
                <w:bottom w:val="none" w:sz="0" w:space="0" w:color="auto"/>
                <w:right w:val="none" w:sz="0" w:space="0" w:color="auto"/>
              </w:divBdr>
            </w:div>
            <w:div w:id="2016034159">
              <w:marLeft w:val="0"/>
              <w:marRight w:val="0"/>
              <w:marTop w:val="0"/>
              <w:marBottom w:val="0"/>
              <w:divBdr>
                <w:top w:val="none" w:sz="0" w:space="0" w:color="auto"/>
                <w:left w:val="none" w:sz="0" w:space="0" w:color="auto"/>
                <w:bottom w:val="none" w:sz="0" w:space="0" w:color="auto"/>
                <w:right w:val="none" w:sz="0" w:space="0" w:color="auto"/>
              </w:divBdr>
            </w:div>
            <w:div w:id="1934895931">
              <w:marLeft w:val="0"/>
              <w:marRight w:val="0"/>
              <w:marTop w:val="0"/>
              <w:marBottom w:val="0"/>
              <w:divBdr>
                <w:top w:val="none" w:sz="0" w:space="0" w:color="auto"/>
                <w:left w:val="none" w:sz="0" w:space="0" w:color="auto"/>
                <w:bottom w:val="none" w:sz="0" w:space="0" w:color="auto"/>
                <w:right w:val="none" w:sz="0" w:space="0" w:color="auto"/>
              </w:divBdr>
            </w:div>
            <w:div w:id="2075855806">
              <w:marLeft w:val="0"/>
              <w:marRight w:val="0"/>
              <w:marTop w:val="0"/>
              <w:marBottom w:val="0"/>
              <w:divBdr>
                <w:top w:val="none" w:sz="0" w:space="0" w:color="auto"/>
                <w:left w:val="none" w:sz="0" w:space="0" w:color="auto"/>
                <w:bottom w:val="none" w:sz="0" w:space="0" w:color="auto"/>
                <w:right w:val="none" w:sz="0" w:space="0" w:color="auto"/>
              </w:divBdr>
            </w:div>
            <w:div w:id="314996327">
              <w:marLeft w:val="0"/>
              <w:marRight w:val="0"/>
              <w:marTop w:val="0"/>
              <w:marBottom w:val="0"/>
              <w:divBdr>
                <w:top w:val="none" w:sz="0" w:space="0" w:color="auto"/>
                <w:left w:val="none" w:sz="0" w:space="0" w:color="auto"/>
                <w:bottom w:val="none" w:sz="0" w:space="0" w:color="auto"/>
                <w:right w:val="none" w:sz="0" w:space="0" w:color="auto"/>
              </w:divBdr>
            </w:div>
            <w:div w:id="1965573632">
              <w:marLeft w:val="0"/>
              <w:marRight w:val="0"/>
              <w:marTop w:val="0"/>
              <w:marBottom w:val="0"/>
              <w:divBdr>
                <w:top w:val="none" w:sz="0" w:space="0" w:color="auto"/>
                <w:left w:val="none" w:sz="0" w:space="0" w:color="auto"/>
                <w:bottom w:val="none" w:sz="0" w:space="0" w:color="auto"/>
                <w:right w:val="none" w:sz="0" w:space="0" w:color="auto"/>
              </w:divBdr>
            </w:div>
            <w:div w:id="72700212">
              <w:marLeft w:val="0"/>
              <w:marRight w:val="0"/>
              <w:marTop w:val="0"/>
              <w:marBottom w:val="0"/>
              <w:divBdr>
                <w:top w:val="none" w:sz="0" w:space="0" w:color="auto"/>
                <w:left w:val="none" w:sz="0" w:space="0" w:color="auto"/>
                <w:bottom w:val="none" w:sz="0" w:space="0" w:color="auto"/>
                <w:right w:val="none" w:sz="0" w:space="0" w:color="auto"/>
              </w:divBdr>
            </w:div>
            <w:div w:id="1795560066">
              <w:marLeft w:val="0"/>
              <w:marRight w:val="0"/>
              <w:marTop w:val="0"/>
              <w:marBottom w:val="0"/>
              <w:divBdr>
                <w:top w:val="none" w:sz="0" w:space="0" w:color="auto"/>
                <w:left w:val="none" w:sz="0" w:space="0" w:color="auto"/>
                <w:bottom w:val="none" w:sz="0" w:space="0" w:color="auto"/>
                <w:right w:val="none" w:sz="0" w:space="0" w:color="auto"/>
              </w:divBdr>
            </w:div>
            <w:div w:id="277492360">
              <w:marLeft w:val="0"/>
              <w:marRight w:val="0"/>
              <w:marTop w:val="0"/>
              <w:marBottom w:val="0"/>
              <w:divBdr>
                <w:top w:val="none" w:sz="0" w:space="0" w:color="auto"/>
                <w:left w:val="none" w:sz="0" w:space="0" w:color="auto"/>
                <w:bottom w:val="none" w:sz="0" w:space="0" w:color="auto"/>
                <w:right w:val="none" w:sz="0" w:space="0" w:color="auto"/>
              </w:divBdr>
            </w:div>
            <w:div w:id="650061023">
              <w:marLeft w:val="0"/>
              <w:marRight w:val="0"/>
              <w:marTop w:val="0"/>
              <w:marBottom w:val="0"/>
              <w:divBdr>
                <w:top w:val="none" w:sz="0" w:space="0" w:color="auto"/>
                <w:left w:val="none" w:sz="0" w:space="0" w:color="auto"/>
                <w:bottom w:val="none" w:sz="0" w:space="0" w:color="auto"/>
                <w:right w:val="none" w:sz="0" w:space="0" w:color="auto"/>
              </w:divBdr>
            </w:div>
            <w:div w:id="347172196">
              <w:marLeft w:val="0"/>
              <w:marRight w:val="0"/>
              <w:marTop w:val="0"/>
              <w:marBottom w:val="0"/>
              <w:divBdr>
                <w:top w:val="none" w:sz="0" w:space="0" w:color="auto"/>
                <w:left w:val="none" w:sz="0" w:space="0" w:color="auto"/>
                <w:bottom w:val="none" w:sz="0" w:space="0" w:color="auto"/>
                <w:right w:val="none" w:sz="0" w:space="0" w:color="auto"/>
              </w:divBdr>
            </w:div>
            <w:div w:id="1129979922">
              <w:marLeft w:val="0"/>
              <w:marRight w:val="0"/>
              <w:marTop w:val="0"/>
              <w:marBottom w:val="0"/>
              <w:divBdr>
                <w:top w:val="none" w:sz="0" w:space="0" w:color="auto"/>
                <w:left w:val="none" w:sz="0" w:space="0" w:color="auto"/>
                <w:bottom w:val="none" w:sz="0" w:space="0" w:color="auto"/>
                <w:right w:val="none" w:sz="0" w:space="0" w:color="auto"/>
              </w:divBdr>
            </w:div>
            <w:div w:id="1828747019">
              <w:marLeft w:val="0"/>
              <w:marRight w:val="0"/>
              <w:marTop w:val="0"/>
              <w:marBottom w:val="0"/>
              <w:divBdr>
                <w:top w:val="none" w:sz="0" w:space="0" w:color="auto"/>
                <w:left w:val="none" w:sz="0" w:space="0" w:color="auto"/>
                <w:bottom w:val="none" w:sz="0" w:space="0" w:color="auto"/>
                <w:right w:val="none" w:sz="0" w:space="0" w:color="auto"/>
              </w:divBdr>
            </w:div>
            <w:div w:id="2144885442">
              <w:marLeft w:val="0"/>
              <w:marRight w:val="0"/>
              <w:marTop w:val="0"/>
              <w:marBottom w:val="0"/>
              <w:divBdr>
                <w:top w:val="none" w:sz="0" w:space="0" w:color="auto"/>
                <w:left w:val="none" w:sz="0" w:space="0" w:color="auto"/>
                <w:bottom w:val="none" w:sz="0" w:space="0" w:color="auto"/>
                <w:right w:val="none" w:sz="0" w:space="0" w:color="auto"/>
              </w:divBdr>
            </w:div>
            <w:div w:id="2018071094">
              <w:marLeft w:val="0"/>
              <w:marRight w:val="0"/>
              <w:marTop w:val="0"/>
              <w:marBottom w:val="0"/>
              <w:divBdr>
                <w:top w:val="none" w:sz="0" w:space="0" w:color="auto"/>
                <w:left w:val="none" w:sz="0" w:space="0" w:color="auto"/>
                <w:bottom w:val="none" w:sz="0" w:space="0" w:color="auto"/>
                <w:right w:val="none" w:sz="0" w:space="0" w:color="auto"/>
              </w:divBdr>
            </w:div>
            <w:div w:id="1870289594">
              <w:marLeft w:val="0"/>
              <w:marRight w:val="0"/>
              <w:marTop w:val="0"/>
              <w:marBottom w:val="0"/>
              <w:divBdr>
                <w:top w:val="none" w:sz="0" w:space="0" w:color="auto"/>
                <w:left w:val="none" w:sz="0" w:space="0" w:color="auto"/>
                <w:bottom w:val="none" w:sz="0" w:space="0" w:color="auto"/>
                <w:right w:val="none" w:sz="0" w:space="0" w:color="auto"/>
              </w:divBdr>
            </w:div>
            <w:div w:id="1175461637">
              <w:marLeft w:val="0"/>
              <w:marRight w:val="0"/>
              <w:marTop w:val="0"/>
              <w:marBottom w:val="0"/>
              <w:divBdr>
                <w:top w:val="none" w:sz="0" w:space="0" w:color="auto"/>
                <w:left w:val="none" w:sz="0" w:space="0" w:color="auto"/>
                <w:bottom w:val="none" w:sz="0" w:space="0" w:color="auto"/>
                <w:right w:val="none" w:sz="0" w:space="0" w:color="auto"/>
              </w:divBdr>
            </w:div>
            <w:div w:id="204293934">
              <w:marLeft w:val="0"/>
              <w:marRight w:val="0"/>
              <w:marTop w:val="0"/>
              <w:marBottom w:val="0"/>
              <w:divBdr>
                <w:top w:val="none" w:sz="0" w:space="0" w:color="auto"/>
                <w:left w:val="none" w:sz="0" w:space="0" w:color="auto"/>
                <w:bottom w:val="none" w:sz="0" w:space="0" w:color="auto"/>
                <w:right w:val="none" w:sz="0" w:space="0" w:color="auto"/>
              </w:divBdr>
            </w:div>
            <w:div w:id="1315767226">
              <w:marLeft w:val="0"/>
              <w:marRight w:val="0"/>
              <w:marTop w:val="0"/>
              <w:marBottom w:val="0"/>
              <w:divBdr>
                <w:top w:val="none" w:sz="0" w:space="0" w:color="auto"/>
                <w:left w:val="none" w:sz="0" w:space="0" w:color="auto"/>
                <w:bottom w:val="none" w:sz="0" w:space="0" w:color="auto"/>
                <w:right w:val="none" w:sz="0" w:space="0" w:color="auto"/>
              </w:divBdr>
            </w:div>
            <w:div w:id="219250213">
              <w:marLeft w:val="0"/>
              <w:marRight w:val="0"/>
              <w:marTop w:val="0"/>
              <w:marBottom w:val="0"/>
              <w:divBdr>
                <w:top w:val="none" w:sz="0" w:space="0" w:color="auto"/>
                <w:left w:val="none" w:sz="0" w:space="0" w:color="auto"/>
                <w:bottom w:val="none" w:sz="0" w:space="0" w:color="auto"/>
                <w:right w:val="none" w:sz="0" w:space="0" w:color="auto"/>
              </w:divBdr>
            </w:div>
            <w:div w:id="12077048">
              <w:marLeft w:val="0"/>
              <w:marRight w:val="0"/>
              <w:marTop w:val="0"/>
              <w:marBottom w:val="0"/>
              <w:divBdr>
                <w:top w:val="none" w:sz="0" w:space="0" w:color="auto"/>
                <w:left w:val="none" w:sz="0" w:space="0" w:color="auto"/>
                <w:bottom w:val="none" w:sz="0" w:space="0" w:color="auto"/>
                <w:right w:val="none" w:sz="0" w:space="0" w:color="auto"/>
              </w:divBdr>
            </w:div>
            <w:div w:id="101219799">
              <w:marLeft w:val="0"/>
              <w:marRight w:val="0"/>
              <w:marTop w:val="0"/>
              <w:marBottom w:val="0"/>
              <w:divBdr>
                <w:top w:val="none" w:sz="0" w:space="0" w:color="auto"/>
                <w:left w:val="none" w:sz="0" w:space="0" w:color="auto"/>
                <w:bottom w:val="none" w:sz="0" w:space="0" w:color="auto"/>
                <w:right w:val="none" w:sz="0" w:space="0" w:color="auto"/>
              </w:divBdr>
            </w:div>
            <w:div w:id="1523932166">
              <w:marLeft w:val="0"/>
              <w:marRight w:val="0"/>
              <w:marTop w:val="0"/>
              <w:marBottom w:val="0"/>
              <w:divBdr>
                <w:top w:val="none" w:sz="0" w:space="0" w:color="auto"/>
                <w:left w:val="none" w:sz="0" w:space="0" w:color="auto"/>
                <w:bottom w:val="none" w:sz="0" w:space="0" w:color="auto"/>
                <w:right w:val="none" w:sz="0" w:space="0" w:color="auto"/>
              </w:divBdr>
            </w:div>
            <w:div w:id="20058339">
              <w:marLeft w:val="0"/>
              <w:marRight w:val="0"/>
              <w:marTop w:val="0"/>
              <w:marBottom w:val="0"/>
              <w:divBdr>
                <w:top w:val="none" w:sz="0" w:space="0" w:color="auto"/>
                <w:left w:val="none" w:sz="0" w:space="0" w:color="auto"/>
                <w:bottom w:val="none" w:sz="0" w:space="0" w:color="auto"/>
                <w:right w:val="none" w:sz="0" w:space="0" w:color="auto"/>
              </w:divBdr>
            </w:div>
            <w:div w:id="1694452651">
              <w:marLeft w:val="0"/>
              <w:marRight w:val="0"/>
              <w:marTop w:val="0"/>
              <w:marBottom w:val="0"/>
              <w:divBdr>
                <w:top w:val="none" w:sz="0" w:space="0" w:color="auto"/>
                <w:left w:val="none" w:sz="0" w:space="0" w:color="auto"/>
                <w:bottom w:val="none" w:sz="0" w:space="0" w:color="auto"/>
                <w:right w:val="none" w:sz="0" w:space="0" w:color="auto"/>
              </w:divBdr>
            </w:div>
            <w:div w:id="1843352540">
              <w:marLeft w:val="0"/>
              <w:marRight w:val="0"/>
              <w:marTop w:val="0"/>
              <w:marBottom w:val="0"/>
              <w:divBdr>
                <w:top w:val="none" w:sz="0" w:space="0" w:color="auto"/>
                <w:left w:val="none" w:sz="0" w:space="0" w:color="auto"/>
                <w:bottom w:val="none" w:sz="0" w:space="0" w:color="auto"/>
                <w:right w:val="none" w:sz="0" w:space="0" w:color="auto"/>
              </w:divBdr>
            </w:div>
            <w:div w:id="1147471984">
              <w:marLeft w:val="0"/>
              <w:marRight w:val="0"/>
              <w:marTop w:val="0"/>
              <w:marBottom w:val="0"/>
              <w:divBdr>
                <w:top w:val="none" w:sz="0" w:space="0" w:color="auto"/>
                <w:left w:val="none" w:sz="0" w:space="0" w:color="auto"/>
                <w:bottom w:val="none" w:sz="0" w:space="0" w:color="auto"/>
                <w:right w:val="none" w:sz="0" w:space="0" w:color="auto"/>
              </w:divBdr>
            </w:div>
            <w:div w:id="714818874">
              <w:marLeft w:val="0"/>
              <w:marRight w:val="0"/>
              <w:marTop w:val="0"/>
              <w:marBottom w:val="0"/>
              <w:divBdr>
                <w:top w:val="none" w:sz="0" w:space="0" w:color="auto"/>
                <w:left w:val="none" w:sz="0" w:space="0" w:color="auto"/>
                <w:bottom w:val="none" w:sz="0" w:space="0" w:color="auto"/>
                <w:right w:val="none" w:sz="0" w:space="0" w:color="auto"/>
              </w:divBdr>
            </w:div>
            <w:div w:id="1363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9469">
      <w:bodyDiv w:val="1"/>
      <w:marLeft w:val="0"/>
      <w:marRight w:val="0"/>
      <w:marTop w:val="0"/>
      <w:marBottom w:val="0"/>
      <w:divBdr>
        <w:top w:val="none" w:sz="0" w:space="0" w:color="auto"/>
        <w:left w:val="none" w:sz="0" w:space="0" w:color="auto"/>
        <w:bottom w:val="none" w:sz="0" w:space="0" w:color="auto"/>
        <w:right w:val="none" w:sz="0" w:space="0" w:color="auto"/>
      </w:divBdr>
      <w:divsChild>
        <w:div w:id="1854145942">
          <w:marLeft w:val="0"/>
          <w:marRight w:val="0"/>
          <w:marTop w:val="0"/>
          <w:marBottom w:val="0"/>
          <w:divBdr>
            <w:top w:val="none" w:sz="0" w:space="0" w:color="auto"/>
            <w:left w:val="none" w:sz="0" w:space="0" w:color="auto"/>
            <w:bottom w:val="none" w:sz="0" w:space="0" w:color="auto"/>
            <w:right w:val="none" w:sz="0" w:space="0" w:color="auto"/>
          </w:divBdr>
          <w:divsChild>
            <w:div w:id="894438140">
              <w:marLeft w:val="0"/>
              <w:marRight w:val="0"/>
              <w:marTop w:val="0"/>
              <w:marBottom w:val="0"/>
              <w:divBdr>
                <w:top w:val="none" w:sz="0" w:space="0" w:color="auto"/>
                <w:left w:val="none" w:sz="0" w:space="0" w:color="auto"/>
                <w:bottom w:val="none" w:sz="0" w:space="0" w:color="auto"/>
                <w:right w:val="none" w:sz="0" w:space="0" w:color="auto"/>
              </w:divBdr>
            </w:div>
            <w:div w:id="1655378102">
              <w:marLeft w:val="0"/>
              <w:marRight w:val="0"/>
              <w:marTop w:val="0"/>
              <w:marBottom w:val="0"/>
              <w:divBdr>
                <w:top w:val="none" w:sz="0" w:space="0" w:color="auto"/>
                <w:left w:val="none" w:sz="0" w:space="0" w:color="auto"/>
                <w:bottom w:val="none" w:sz="0" w:space="0" w:color="auto"/>
                <w:right w:val="none" w:sz="0" w:space="0" w:color="auto"/>
              </w:divBdr>
            </w:div>
            <w:div w:id="831455279">
              <w:marLeft w:val="0"/>
              <w:marRight w:val="0"/>
              <w:marTop w:val="0"/>
              <w:marBottom w:val="0"/>
              <w:divBdr>
                <w:top w:val="none" w:sz="0" w:space="0" w:color="auto"/>
                <w:left w:val="none" w:sz="0" w:space="0" w:color="auto"/>
                <w:bottom w:val="none" w:sz="0" w:space="0" w:color="auto"/>
                <w:right w:val="none" w:sz="0" w:space="0" w:color="auto"/>
              </w:divBdr>
            </w:div>
            <w:div w:id="231278729">
              <w:marLeft w:val="0"/>
              <w:marRight w:val="0"/>
              <w:marTop w:val="0"/>
              <w:marBottom w:val="0"/>
              <w:divBdr>
                <w:top w:val="none" w:sz="0" w:space="0" w:color="auto"/>
                <w:left w:val="none" w:sz="0" w:space="0" w:color="auto"/>
                <w:bottom w:val="none" w:sz="0" w:space="0" w:color="auto"/>
                <w:right w:val="none" w:sz="0" w:space="0" w:color="auto"/>
              </w:divBdr>
            </w:div>
            <w:div w:id="1893956183">
              <w:marLeft w:val="0"/>
              <w:marRight w:val="0"/>
              <w:marTop w:val="0"/>
              <w:marBottom w:val="0"/>
              <w:divBdr>
                <w:top w:val="none" w:sz="0" w:space="0" w:color="auto"/>
                <w:left w:val="none" w:sz="0" w:space="0" w:color="auto"/>
                <w:bottom w:val="none" w:sz="0" w:space="0" w:color="auto"/>
                <w:right w:val="none" w:sz="0" w:space="0" w:color="auto"/>
              </w:divBdr>
            </w:div>
            <w:div w:id="229510772">
              <w:marLeft w:val="0"/>
              <w:marRight w:val="0"/>
              <w:marTop w:val="0"/>
              <w:marBottom w:val="0"/>
              <w:divBdr>
                <w:top w:val="none" w:sz="0" w:space="0" w:color="auto"/>
                <w:left w:val="none" w:sz="0" w:space="0" w:color="auto"/>
                <w:bottom w:val="none" w:sz="0" w:space="0" w:color="auto"/>
                <w:right w:val="none" w:sz="0" w:space="0" w:color="auto"/>
              </w:divBdr>
            </w:div>
            <w:div w:id="53938626">
              <w:marLeft w:val="0"/>
              <w:marRight w:val="0"/>
              <w:marTop w:val="0"/>
              <w:marBottom w:val="0"/>
              <w:divBdr>
                <w:top w:val="none" w:sz="0" w:space="0" w:color="auto"/>
                <w:left w:val="none" w:sz="0" w:space="0" w:color="auto"/>
                <w:bottom w:val="none" w:sz="0" w:space="0" w:color="auto"/>
                <w:right w:val="none" w:sz="0" w:space="0" w:color="auto"/>
              </w:divBdr>
            </w:div>
            <w:div w:id="1696996586">
              <w:marLeft w:val="0"/>
              <w:marRight w:val="0"/>
              <w:marTop w:val="0"/>
              <w:marBottom w:val="0"/>
              <w:divBdr>
                <w:top w:val="none" w:sz="0" w:space="0" w:color="auto"/>
                <w:left w:val="none" w:sz="0" w:space="0" w:color="auto"/>
                <w:bottom w:val="none" w:sz="0" w:space="0" w:color="auto"/>
                <w:right w:val="none" w:sz="0" w:space="0" w:color="auto"/>
              </w:divBdr>
            </w:div>
            <w:div w:id="1132599791">
              <w:marLeft w:val="0"/>
              <w:marRight w:val="0"/>
              <w:marTop w:val="0"/>
              <w:marBottom w:val="0"/>
              <w:divBdr>
                <w:top w:val="none" w:sz="0" w:space="0" w:color="auto"/>
                <w:left w:val="none" w:sz="0" w:space="0" w:color="auto"/>
                <w:bottom w:val="none" w:sz="0" w:space="0" w:color="auto"/>
                <w:right w:val="none" w:sz="0" w:space="0" w:color="auto"/>
              </w:divBdr>
            </w:div>
            <w:div w:id="56558477">
              <w:marLeft w:val="0"/>
              <w:marRight w:val="0"/>
              <w:marTop w:val="0"/>
              <w:marBottom w:val="0"/>
              <w:divBdr>
                <w:top w:val="none" w:sz="0" w:space="0" w:color="auto"/>
                <w:left w:val="none" w:sz="0" w:space="0" w:color="auto"/>
                <w:bottom w:val="none" w:sz="0" w:space="0" w:color="auto"/>
                <w:right w:val="none" w:sz="0" w:space="0" w:color="auto"/>
              </w:divBdr>
            </w:div>
            <w:div w:id="1080177536">
              <w:marLeft w:val="0"/>
              <w:marRight w:val="0"/>
              <w:marTop w:val="0"/>
              <w:marBottom w:val="0"/>
              <w:divBdr>
                <w:top w:val="none" w:sz="0" w:space="0" w:color="auto"/>
                <w:left w:val="none" w:sz="0" w:space="0" w:color="auto"/>
                <w:bottom w:val="none" w:sz="0" w:space="0" w:color="auto"/>
                <w:right w:val="none" w:sz="0" w:space="0" w:color="auto"/>
              </w:divBdr>
            </w:div>
            <w:div w:id="14726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2542">
      <w:bodyDiv w:val="1"/>
      <w:marLeft w:val="0"/>
      <w:marRight w:val="0"/>
      <w:marTop w:val="0"/>
      <w:marBottom w:val="0"/>
      <w:divBdr>
        <w:top w:val="none" w:sz="0" w:space="0" w:color="auto"/>
        <w:left w:val="none" w:sz="0" w:space="0" w:color="auto"/>
        <w:bottom w:val="none" w:sz="0" w:space="0" w:color="auto"/>
        <w:right w:val="none" w:sz="0" w:space="0" w:color="auto"/>
      </w:divBdr>
      <w:divsChild>
        <w:div w:id="2104378162">
          <w:marLeft w:val="0"/>
          <w:marRight w:val="0"/>
          <w:marTop w:val="0"/>
          <w:marBottom w:val="0"/>
          <w:divBdr>
            <w:top w:val="none" w:sz="0" w:space="0" w:color="auto"/>
            <w:left w:val="none" w:sz="0" w:space="0" w:color="auto"/>
            <w:bottom w:val="none" w:sz="0" w:space="0" w:color="auto"/>
            <w:right w:val="none" w:sz="0" w:space="0" w:color="auto"/>
          </w:divBdr>
          <w:divsChild>
            <w:div w:id="1556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7575">
      <w:bodyDiv w:val="1"/>
      <w:marLeft w:val="0"/>
      <w:marRight w:val="0"/>
      <w:marTop w:val="0"/>
      <w:marBottom w:val="0"/>
      <w:divBdr>
        <w:top w:val="none" w:sz="0" w:space="0" w:color="auto"/>
        <w:left w:val="none" w:sz="0" w:space="0" w:color="auto"/>
        <w:bottom w:val="none" w:sz="0" w:space="0" w:color="auto"/>
        <w:right w:val="none" w:sz="0" w:space="0" w:color="auto"/>
      </w:divBdr>
      <w:divsChild>
        <w:div w:id="454951222">
          <w:marLeft w:val="0"/>
          <w:marRight w:val="0"/>
          <w:marTop w:val="0"/>
          <w:marBottom w:val="0"/>
          <w:divBdr>
            <w:top w:val="none" w:sz="0" w:space="0" w:color="auto"/>
            <w:left w:val="none" w:sz="0" w:space="0" w:color="auto"/>
            <w:bottom w:val="none" w:sz="0" w:space="0" w:color="auto"/>
            <w:right w:val="none" w:sz="0" w:space="0" w:color="auto"/>
          </w:divBdr>
          <w:divsChild>
            <w:div w:id="2046513698">
              <w:marLeft w:val="0"/>
              <w:marRight w:val="0"/>
              <w:marTop w:val="0"/>
              <w:marBottom w:val="0"/>
              <w:divBdr>
                <w:top w:val="none" w:sz="0" w:space="0" w:color="auto"/>
                <w:left w:val="none" w:sz="0" w:space="0" w:color="auto"/>
                <w:bottom w:val="none" w:sz="0" w:space="0" w:color="auto"/>
                <w:right w:val="none" w:sz="0" w:space="0" w:color="auto"/>
              </w:divBdr>
            </w:div>
            <w:div w:id="2092115436">
              <w:marLeft w:val="0"/>
              <w:marRight w:val="0"/>
              <w:marTop w:val="0"/>
              <w:marBottom w:val="0"/>
              <w:divBdr>
                <w:top w:val="none" w:sz="0" w:space="0" w:color="auto"/>
                <w:left w:val="none" w:sz="0" w:space="0" w:color="auto"/>
                <w:bottom w:val="none" w:sz="0" w:space="0" w:color="auto"/>
                <w:right w:val="none" w:sz="0" w:space="0" w:color="auto"/>
              </w:divBdr>
            </w:div>
            <w:div w:id="1819418165">
              <w:marLeft w:val="0"/>
              <w:marRight w:val="0"/>
              <w:marTop w:val="0"/>
              <w:marBottom w:val="0"/>
              <w:divBdr>
                <w:top w:val="none" w:sz="0" w:space="0" w:color="auto"/>
                <w:left w:val="none" w:sz="0" w:space="0" w:color="auto"/>
                <w:bottom w:val="none" w:sz="0" w:space="0" w:color="auto"/>
                <w:right w:val="none" w:sz="0" w:space="0" w:color="auto"/>
              </w:divBdr>
            </w:div>
            <w:div w:id="1578006985">
              <w:marLeft w:val="0"/>
              <w:marRight w:val="0"/>
              <w:marTop w:val="0"/>
              <w:marBottom w:val="0"/>
              <w:divBdr>
                <w:top w:val="none" w:sz="0" w:space="0" w:color="auto"/>
                <w:left w:val="none" w:sz="0" w:space="0" w:color="auto"/>
                <w:bottom w:val="none" w:sz="0" w:space="0" w:color="auto"/>
                <w:right w:val="none" w:sz="0" w:space="0" w:color="auto"/>
              </w:divBdr>
            </w:div>
            <w:div w:id="1271471313">
              <w:marLeft w:val="0"/>
              <w:marRight w:val="0"/>
              <w:marTop w:val="0"/>
              <w:marBottom w:val="0"/>
              <w:divBdr>
                <w:top w:val="none" w:sz="0" w:space="0" w:color="auto"/>
                <w:left w:val="none" w:sz="0" w:space="0" w:color="auto"/>
                <w:bottom w:val="none" w:sz="0" w:space="0" w:color="auto"/>
                <w:right w:val="none" w:sz="0" w:space="0" w:color="auto"/>
              </w:divBdr>
            </w:div>
            <w:div w:id="395469887">
              <w:marLeft w:val="0"/>
              <w:marRight w:val="0"/>
              <w:marTop w:val="0"/>
              <w:marBottom w:val="0"/>
              <w:divBdr>
                <w:top w:val="none" w:sz="0" w:space="0" w:color="auto"/>
                <w:left w:val="none" w:sz="0" w:space="0" w:color="auto"/>
                <w:bottom w:val="none" w:sz="0" w:space="0" w:color="auto"/>
                <w:right w:val="none" w:sz="0" w:space="0" w:color="auto"/>
              </w:divBdr>
            </w:div>
            <w:div w:id="1773160240">
              <w:marLeft w:val="0"/>
              <w:marRight w:val="0"/>
              <w:marTop w:val="0"/>
              <w:marBottom w:val="0"/>
              <w:divBdr>
                <w:top w:val="none" w:sz="0" w:space="0" w:color="auto"/>
                <w:left w:val="none" w:sz="0" w:space="0" w:color="auto"/>
                <w:bottom w:val="none" w:sz="0" w:space="0" w:color="auto"/>
                <w:right w:val="none" w:sz="0" w:space="0" w:color="auto"/>
              </w:divBdr>
            </w:div>
            <w:div w:id="645008130">
              <w:marLeft w:val="0"/>
              <w:marRight w:val="0"/>
              <w:marTop w:val="0"/>
              <w:marBottom w:val="0"/>
              <w:divBdr>
                <w:top w:val="none" w:sz="0" w:space="0" w:color="auto"/>
                <w:left w:val="none" w:sz="0" w:space="0" w:color="auto"/>
                <w:bottom w:val="none" w:sz="0" w:space="0" w:color="auto"/>
                <w:right w:val="none" w:sz="0" w:space="0" w:color="auto"/>
              </w:divBdr>
            </w:div>
            <w:div w:id="1458766534">
              <w:marLeft w:val="0"/>
              <w:marRight w:val="0"/>
              <w:marTop w:val="0"/>
              <w:marBottom w:val="0"/>
              <w:divBdr>
                <w:top w:val="none" w:sz="0" w:space="0" w:color="auto"/>
                <w:left w:val="none" w:sz="0" w:space="0" w:color="auto"/>
                <w:bottom w:val="none" w:sz="0" w:space="0" w:color="auto"/>
                <w:right w:val="none" w:sz="0" w:space="0" w:color="auto"/>
              </w:divBdr>
            </w:div>
            <w:div w:id="1917081759">
              <w:marLeft w:val="0"/>
              <w:marRight w:val="0"/>
              <w:marTop w:val="0"/>
              <w:marBottom w:val="0"/>
              <w:divBdr>
                <w:top w:val="none" w:sz="0" w:space="0" w:color="auto"/>
                <w:left w:val="none" w:sz="0" w:space="0" w:color="auto"/>
                <w:bottom w:val="none" w:sz="0" w:space="0" w:color="auto"/>
                <w:right w:val="none" w:sz="0" w:space="0" w:color="auto"/>
              </w:divBdr>
            </w:div>
            <w:div w:id="1559853686">
              <w:marLeft w:val="0"/>
              <w:marRight w:val="0"/>
              <w:marTop w:val="0"/>
              <w:marBottom w:val="0"/>
              <w:divBdr>
                <w:top w:val="none" w:sz="0" w:space="0" w:color="auto"/>
                <w:left w:val="none" w:sz="0" w:space="0" w:color="auto"/>
                <w:bottom w:val="none" w:sz="0" w:space="0" w:color="auto"/>
                <w:right w:val="none" w:sz="0" w:space="0" w:color="auto"/>
              </w:divBdr>
            </w:div>
            <w:div w:id="515004950">
              <w:marLeft w:val="0"/>
              <w:marRight w:val="0"/>
              <w:marTop w:val="0"/>
              <w:marBottom w:val="0"/>
              <w:divBdr>
                <w:top w:val="none" w:sz="0" w:space="0" w:color="auto"/>
                <w:left w:val="none" w:sz="0" w:space="0" w:color="auto"/>
                <w:bottom w:val="none" w:sz="0" w:space="0" w:color="auto"/>
                <w:right w:val="none" w:sz="0" w:space="0" w:color="auto"/>
              </w:divBdr>
            </w:div>
            <w:div w:id="699550398">
              <w:marLeft w:val="0"/>
              <w:marRight w:val="0"/>
              <w:marTop w:val="0"/>
              <w:marBottom w:val="0"/>
              <w:divBdr>
                <w:top w:val="none" w:sz="0" w:space="0" w:color="auto"/>
                <w:left w:val="none" w:sz="0" w:space="0" w:color="auto"/>
                <w:bottom w:val="none" w:sz="0" w:space="0" w:color="auto"/>
                <w:right w:val="none" w:sz="0" w:space="0" w:color="auto"/>
              </w:divBdr>
            </w:div>
            <w:div w:id="135221010">
              <w:marLeft w:val="0"/>
              <w:marRight w:val="0"/>
              <w:marTop w:val="0"/>
              <w:marBottom w:val="0"/>
              <w:divBdr>
                <w:top w:val="none" w:sz="0" w:space="0" w:color="auto"/>
                <w:left w:val="none" w:sz="0" w:space="0" w:color="auto"/>
                <w:bottom w:val="none" w:sz="0" w:space="0" w:color="auto"/>
                <w:right w:val="none" w:sz="0" w:space="0" w:color="auto"/>
              </w:divBdr>
            </w:div>
            <w:div w:id="292949496">
              <w:marLeft w:val="0"/>
              <w:marRight w:val="0"/>
              <w:marTop w:val="0"/>
              <w:marBottom w:val="0"/>
              <w:divBdr>
                <w:top w:val="none" w:sz="0" w:space="0" w:color="auto"/>
                <w:left w:val="none" w:sz="0" w:space="0" w:color="auto"/>
                <w:bottom w:val="none" w:sz="0" w:space="0" w:color="auto"/>
                <w:right w:val="none" w:sz="0" w:space="0" w:color="auto"/>
              </w:divBdr>
            </w:div>
            <w:div w:id="1876304546">
              <w:marLeft w:val="0"/>
              <w:marRight w:val="0"/>
              <w:marTop w:val="0"/>
              <w:marBottom w:val="0"/>
              <w:divBdr>
                <w:top w:val="none" w:sz="0" w:space="0" w:color="auto"/>
                <w:left w:val="none" w:sz="0" w:space="0" w:color="auto"/>
                <w:bottom w:val="none" w:sz="0" w:space="0" w:color="auto"/>
                <w:right w:val="none" w:sz="0" w:space="0" w:color="auto"/>
              </w:divBdr>
            </w:div>
            <w:div w:id="838495872">
              <w:marLeft w:val="0"/>
              <w:marRight w:val="0"/>
              <w:marTop w:val="0"/>
              <w:marBottom w:val="0"/>
              <w:divBdr>
                <w:top w:val="none" w:sz="0" w:space="0" w:color="auto"/>
                <w:left w:val="none" w:sz="0" w:space="0" w:color="auto"/>
                <w:bottom w:val="none" w:sz="0" w:space="0" w:color="auto"/>
                <w:right w:val="none" w:sz="0" w:space="0" w:color="auto"/>
              </w:divBdr>
            </w:div>
            <w:div w:id="1493332457">
              <w:marLeft w:val="0"/>
              <w:marRight w:val="0"/>
              <w:marTop w:val="0"/>
              <w:marBottom w:val="0"/>
              <w:divBdr>
                <w:top w:val="none" w:sz="0" w:space="0" w:color="auto"/>
                <w:left w:val="none" w:sz="0" w:space="0" w:color="auto"/>
                <w:bottom w:val="none" w:sz="0" w:space="0" w:color="auto"/>
                <w:right w:val="none" w:sz="0" w:space="0" w:color="auto"/>
              </w:divBdr>
            </w:div>
            <w:div w:id="739134535">
              <w:marLeft w:val="0"/>
              <w:marRight w:val="0"/>
              <w:marTop w:val="0"/>
              <w:marBottom w:val="0"/>
              <w:divBdr>
                <w:top w:val="none" w:sz="0" w:space="0" w:color="auto"/>
                <w:left w:val="none" w:sz="0" w:space="0" w:color="auto"/>
                <w:bottom w:val="none" w:sz="0" w:space="0" w:color="auto"/>
                <w:right w:val="none" w:sz="0" w:space="0" w:color="auto"/>
              </w:divBdr>
            </w:div>
            <w:div w:id="1562791180">
              <w:marLeft w:val="0"/>
              <w:marRight w:val="0"/>
              <w:marTop w:val="0"/>
              <w:marBottom w:val="0"/>
              <w:divBdr>
                <w:top w:val="none" w:sz="0" w:space="0" w:color="auto"/>
                <w:left w:val="none" w:sz="0" w:space="0" w:color="auto"/>
                <w:bottom w:val="none" w:sz="0" w:space="0" w:color="auto"/>
                <w:right w:val="none" w:sz="0" w:space="0" w:color="auto"/>
              </w:divBdr>
            </w:div>
            <w:div w:id="1886134974">
              <w:marLeft w:val="0"/>
              <w:marRight w:val="0"/>
              <w:marTop w:val="0"/>
              <w:marBottom w:val="0"/>
              <w:divBdr>
                <w:top w:val="none" w:sz="0" w:space="0" w:color="auto"/>
                <w:left w:val="none" w:sz="0" w:space="0" w:color="auto"/>
                <w:bottom w:val="none" w:sz="0" w:space="0" w:color="auto"/>
                <w:right w:val="none" w:sz="0" w:space="0" w:color="auto"/>
              </w:divBdr>
            </w:div>
            <w:div w:id="1404525373">
              <w:marLeft w:val="0"/>
              <w:marRight w:val="0"/>
              <w:marTop w:val="0"/>
              <w:marBottom w:val="0"/>
              <w:divBdr>
                <w:top w:val="none" w:sz="0" w:space="0" w:color="auto"/>
                <w:left w:val="none" w:sz="0" w:space="0" w:color="auto"/>
                <w:bottom w:val="none" w:sz="0" w:space="0" w:color="auto"/>
                <w:right w:val="none" w:sz="0" w:space="0" w:color="auto"/>
              </w:divBdr>
            </w:div>
            <w:div w:id="1709718695">
              <w:marLeft w:val="0"/>
              <w:marRight w:val="0"/>
              <w:marTop w:val="0"/>
              <w:marBottom w:val="0"/>
              <w:divBdr>
                <w:top w:val="none" w:sz="0" w:space="0" w:color="auto"/>
                <w:left w:val="none" w:sz="0" w:space="0" w:color="auto"/>
                <w:bottom w:val="none" w:sz="0" w:space="0" w:color="auto"/>
                <w:right w:val="none" w:sz="0" w:space="0" w:color="auto"/>
              </w:divBdr>
            </w:div>
            <w:div w:id="1506935997">
              <w:marLeft w:val="0"/>
              <w:marRight w:val="0"/>
              <w:marTop w:val="0"/>
              <w:marBottom w:val="0"/>
              <w:divBdr>
                <w:top w:val="none" w:sz="0" w:space="0" w:color="auto"/>
                <w:left w:val="none" w:sz="0" w:space="0" w:color="auto"/>
                <w:bottom w:val="none" w:sz="0" w:space="0" w:color="auto"/>
                <w:right w:val="none" w:sz="0" w:space="0" w:color="auto"/>
              </w:divBdr>
            </w:div>
            <w:div w:id="1031346952">
              <w:marLeft w:val="0"/>
              <w:marRight w:val="0"/>
              <w:marTop w:val="0"/>
              <w:marBottom w:val="0"/>
              <w:divBdr>
                <w:top w:val="none" w:sz="0" w:space="0" w:color="auto"/>
                <w:left w:val="none" w:sz="0" w:space="0" w:color="auto"/>
                <w:bottom w:val="none" w:sz="0" w:space="0" w:color="auto"/>
                <w:right w:val="none" w:sz="0" w:space="0" w:color="auto"/>
              </w:divBdr>
            </w:div>
            <w:div w:id="187107924">
              <w:marLeft w:val="0"/>
              <w:marRight w:val="0"/>
              <w:marTop w:val="0"/>
              <w:marBottom w:val="0"/>
              <w:divBdr>
                <w:top w:val="none" w:sz="0" w:space="0" w:color="auto"/>
                <w:left w:val="none" w:sz="0" w:space="0" w:color="auto"/>
                <w:bottom w:val="none" w:sz="0" w:space="0" w:color="auto"/>
                <w:right w:val="none" w:sz="0" w:space="0" w:color="auto"/>
              </w:divBdr>
            </w:div>
            <w:div w:id="1154104596">
              <w:marLeft w:val="0"/>
              <w:marRight w:val="0"/>
              <w:marTop w:val="0"/>
              <w:marBottom w:val="0"/>
              <w:divBdr>
                <w:top w:val="none" w:sz="0" w:space="0" w:color="auto"/>
                <w:left w:val="none" w:sz="0" w:space="0" w:color="auto"/>
                <w:bottom w:val="none" w:sz="0" w:space="0" w:color="auto"/>
                <w:right w:val="none" w:sz="0" w:space="0" w:color="auto"/>
              </w:divBdr>
            </w:div>
            <w:div w:id="1112940697">
              <w:marLeft w:val="0"/>
              <w:marRight w:val="0"/>
              <w:marTop w:val="0"/>
              <w:marBottom w:val="0"/>
              <w:divBdr>
                <w:top w:val="none" w:sz="0" w:space="0" w:color="auto"/>
                <w:left w:val="none" w:sz="0" w:space="0" w:color="auto"/>
                <w:bottom w:val="none" w:sz="0" w:space="0" w:color="auto"/>
                <w:right w:val="none" w:sz="0" w:space="0" w:color="auto"/>
              </w:divBdr>
            </w:div>
            <w:div w:id="375589726">
              <w:marLeft w:val="0"/>
              <w:marRight w:val="0"/>
              <w:marTop w:val="0"/>
              <w:marBottom w:val="0"/>
              <w:divBdr>
                <w:top w:val="none" w:sz="0" w:space="0" w:color="auto"/>
                <w:left w:val="none" w:sz="0" w:space="0" w:color="auto"/>
                <w:bottom w:val="none" w:sz="0" w:space="0" w:color="auto"/>
                <w:right w:val="none" w:sz="0" w:space="0" w:color="auto"/>
              </w:divBdr>
            </w:div>
            <w:div w:id="622926169">
              <w:marLeft w:val="0"/>
              <w:marRight w:val="0"/>
              <w:marTop w:val="0"/>
              <w:marBottom w:val="0"/>
              <w:divBdr>
                <w:top w:val="none" w:sz="0" w:space="0" w:color="auto"/>
                <w:left w:val="none" w:sz="0" w:space="0" w:color="auto"/>
                <w:bottom w:val="none" w:sz="0" w:space="0" w:color="auto"/>
                <w:right w:val="none" w:sz="0" w:space="0" w:color="auto"/>
              </w:divBdr>
            </w:div>
            <w:div w:id="13768050">
              <w:marLeft w:val="0"/>
              <w:marRight w:val="0"/>
              <w:marTop w:val="0"/>
              <w:marBottom w:val="0"/>
              <w:divBdr>
                <w:top w:val="none" w:sz="0" w:space="0" w:color="auto"/>
                <w:left w:val="none" w:sz="0" w:space="0" w:color="auto"/>
                <w:bottom w:val="none" w:sz="0" w:space="0" w:color="auto"/>
                <w:right w:val="none" w:sz="0" w:space="0" w:color="auto"/>
              </w:divBdr>
            </w:div>
            <w:div w:id="1421683805">
              <w:marLeft w:val="0"/>
              <w:marRight w:val="0"/>
              <w:marTop w:val="0"/>
              <w:marBottom w:val="0"/>
              <w:divBdr>
                <w:top w:val="none" w:sz="0" w:space="0" w:color="auto"/>
                <w:left w:val="none" w:sz="0" w:space="0" w:color="auto"/>
                <w:bottom w:val="none" w:sz="0" w:space="0" w:color="auto"/>
                <w:right w:val="none" w:sz="0" w:space="0" w:color="auto"/>
              </w:divBdr>
            </w:div>
            <w:div w:id="201484813">
              <w:marLeft w:val="0"/>
              <w:marRight w:val="0"/>
              <w:marTop w:val="0"/>
              <w:marBottom w:val="0"/>
              <w:divBdr>
                <w:top w:val="none" w:sz="0" w:space="0" w:color="auto"/>
                <w:left w:val="none" w:sz="0" w:space="0" w:color="auto"/>
                <w:bottom w:val="none" w:sz="0" w:space="0" w:color="auto"/>
                <w:right w:val="none" w:sz="0" w:space="0" w:color="auto"/>
              </w:divBdr>
            </w:div>
            <w:div w:id="617369384">
              <w:marLeft w:val="0"/>
              <w:marRight w:val="0"/>
              <w:marTop w:val="0"/>
              <w:marBottom w:val="0"/>
              <w:divBdr>
                <w:top w:val="none" w:sz="0" w:space="0" w:color="auto"/>
                <w:left w:val="none" w:sz="0" w:space="0" w:color="auto"/>
                <w:bottom w:val="none" w:sz="0" w:space="0" w:color="auto"/>
                <w:right w:val="none" w:sz="0" w:space="0" w:color="auto"/>
              </w:divBdr>
            </w:div>
            <w:div w:id="1478692661">
              <w:marLeft w:val="0"/>
              <w:marRight w:val="0"/>
              <w:marTop w:val="0"/>
              <w:marBottom w:val="0"/>
              <w:divBdr>
                <w:top w:val="none" w:sz="0" w:space="0" w:color="auto"/>
                <w:left w:val="none" w:sz="0" w:space="0" w:color="auto"/>
                <w:bottom w:val="none" w:sz="0" w:space="0" w:color="auto"/>
                <w:right w:val="none" w:sz="0" w:space="0" w:color="auto"/>
              </w:divBdr>
            </w:div>
            <w:div w:id="1961644665">
              <w:marLeft w:val="0"/>
              <w:marRight w:val="0"/>
              <w:marTop w:val="0"/>
              <w:marBottom w:val="0"/>
              <w:divBdr>
                <w:top w:val="none" w:sz="0" w:space="0" w:color="auto"/>
                <w:left w:val="none" w:sz="0" w:space="0" w:color="auto"/>
                <w:bottom w:val="none" w:sz="0" w:space="0" w:color="auto"/>
                <w:right w:val="none" w:sz="0" w:space="0" w:color="auto"/>
              </w:divBdr>
            </w:div>
            <w:div w:id="129134485">
              <w:marLeft w:val="0"/>
              <w:marRight w:val="0"/>
              <w:marTop w:val="0"/>
              <w:marBottom w:val="0"/>
              <w:divBdr>
                <w:top w:val="none" w:sz="0" w:space="0" w:color="auto"/>
                <w:left w:val="none" w:sz="0" w:space="0" w:color="auto"/>
                <w:bottom w:val="none" w:sz="0" w:space="0" w:color="auto"/>
                <w:right w:val="none" w:sz="0" w:space="0" w:color="auto"/>
              </w:divBdr>
            </w:div>
            <w:div w:id="1296182558">
              <w:marLeft w:val="0"/>
              <w:marRight w:val="0"/>
              <w:marTop w:val="0"/>
              <w:marBottom w:val="0"/>
              <w:divBdr>
                <w:top w:val="none" w:sz="0" w:space="0" w:color="auto"/>
                <w:left w:val="none" w:sz="0" w:space="0" w:color="auto"/>
                <w:bottom w:val="none" w:sz="0" w:space="0" w:color="auto"/>
                <w:right w:val="none" w:sz="0" w:space="0" w:color="auto"/>
              </w:divBdr>
            </w:div>
            <w:div w:id="1801024747">
              <w:marLeft w:val="0"/>
              <w:marRight w:val="0"/>
              <w:marTop w:val="0"/>
              <w:marBottom w:val="0"/>
              <w:divBdr>
                <w:top w:val="none" w:sz="0" w:space="0" w:color="auto"/>
                <w:left w:val="none" w:sz="0" w:space="0" w:color="auto"/>
                <w:bottom w:val="none" w:sz="0" w:space="0" w:color="auto"/>
                <w:right w:val="none" w:sz="0" w:space="0" w:color="auto"/>
              </w:divBdr>
            </w:div>
            <w:div w:id="84498280">
              <w:marLeft w:val="0"/>
              <w:marRight w:val="0"/>
              <w:marTop w:val="0"/>
              <w:marBottom w:val="0"/>
              <w:divBdr>
                <w:top w:val="none" w:sz="0" w:space="0" w:color="auto"/>
                <w:left w:val="none" w:sz="0" w:space="0" w:color="auto"/>
                <w:bottom w:val="none" w:sz="0" w:space="0" w:color="auto"/>
                <w:right w:val="none" w:sz="0" w:space="0" w:color="auto"/>
              </w:divBdr>
            </w:div>
            <w:div w:id="1337222987">
              <w:marLeft w:val="0"/>
              <w:marRight w:val="0"/>
              <w:marTop w:val="0"/>
              <w:marBottom w:val="0"/>
              <w:divBdr>
                <w:top w:val="none" w:sz="0" w:space="0" w:color="auto"/>
                <w:left w:val="none" w:sz="0" w:space="0" w:color="auto"/>
                <w:bottom w:val="none" w:sz="0" w:space="0" w:color="auto"/>
                <w:right w:val="none" w:sz="0" w:space="0" w:color="auto"/>
              </w:divBdr>
            </w:div>
            <w:div w:id="1189178951">
              <w:marLeft w:val="0"/>
              <w:marRight w:val="0"/>
              <w:marTop w:val="0"/>
              <w:marBottom w:val="0"/>
              <w:divBdr>
                <w:top w:val="none" w:sz="0" w:space="0" w:color="auto"/>
                <w:left w:val="none" w:sz="0" w:space="0" w:color="auto"/>
                <w:bottom w:val="none" w:sz="0" w:space="0" w:color="auto"/>
                <w:right w:val="none" w:sz="0" w:space="0" w:color="auto"/>
              </w:divBdr>
            </w:div>
            <w:div w:id="856695750">
              <w:marLeft w:val="0"/>
              <w:marRight w:val="0"/>
              <w:marTop w:val="0"/>
              <w:marBottom w:val="0"/>
              <w:divBdr>
                <w:top w:val="none" w:sz="0" w:space="0" w:color="auto"/>
                <w:left w:val="none" w:sz="0" w:space="0" w:color="auto"/>
                <w:bottom w:val="none" w:sz="0" w:space="0" w:color="auto"/>
                <w:right w:val="none" w:sz="0" w:space="0" w:color="auto"/>
              </w:divBdr>
            </w:div>
            <w:div w:id="1654068124">
              <w:marLeft w:val="0"/>
              <w:marRight w:val="0"/>
              <w:marTop w:val="0"/>
              <w:marBottom w:val="0"/>
              <w:divBdr>
                <w:top w:val="none" w:sz="0" w:space="0" w:color="auto"/>
                <w:left w:val="none" w:sz="0" w:space="0" w:color="auto"/>
                <w:bottom w:val="none" w:sz="0" w:space="0" w:color="auto"/>
                <w:right w:val="none" w:sz="0" w:space="0" w:color="auto"/>
              </w:divBdr>
            </w:div>
            <w:div w:id="1746952308">
              <w:marLeft w:val="0"/>
              <w:marRight w:val="0"/>
              <w:marTop w:val="0"/>
              <w:marBottom w:val="0"/>
              <w:divBdr>
                <w:top w:val="none" w:sz="0" w:space="0" w:color="auto"/>
                <w:left w:val="none" w:sz="0" w:space="0" w:color="auto"/>
                <w:bottom w:val="none" w:sz="0" w:space="0" w:color="auto"/>
                <w:right w:val="none" w:sz="0" w:space="0" w:color="auto"/>
              </w:divBdr>
            </w:div>
            <w:div w:id="2011832986">
              <w:marLeft w:val="0"/>
              <w:marRight w:val="0"/>
              <w:marTop w:val="0"/>
              <w:marBottom w:val="0"/>
              <w:divBdr>
                <w:top w:val="none" w:sz="0" w:space="0" w:color="auto"/>
                <w:left w:val="none" w:sz="0" w:space="0" w:color="auto"/>
                <w:bottom w:val="none" w:sz="0" w:space="0" w:color="auto"/>
                <w:right w:val="none" w:sz="0" w:space="0" w:color="auto"/>
              </w:divBdr>
            </w:div>
            <w:div w:id="1992710206">
              <w:marLeft w:val="0"/>
              <w:marRight w:val="0"/>
              <w:marTop w:val="0"/>
              <w:marBottom w:val="0"/>
              <w:divBdr>
                <w:top w:val="none" w:sz="0" w:space="0" w:color="auto"/>
                <w:left w:val="none" w:sz="0" w:space="0" w:color="auto"/>
                <w:bottom w:val="none" w:sz="0" w:space="0" w:color="auto"/>
                <w:right w:val="none" w:sz="0" w:space="0" w:color="auto"/>
              </w:divBdr>
            </w:div>
            <w:div w:id="1457063504">
              <w:marLeft w:val="0"/>
              <w:marRight w:val="0"/>
              <w:marTop w:val="0"/>
              <w:marBottom w:val="0"/>
              <w:divBdr>
                <w:top w:val="none" w:sz="0" w:space="0" w:color="auto"/>
                <w:left w:val="none" w:sz="0" w:space="0" w:color="auto"/>
                <w:bottom w:val="none" w:sz="0" w:space="0" w:color="auto"/>
                <w:right w:val="none" w:sz="0" w:space="0" w:color="auto"/>
              </w:divBdr>
            </w:div>
            <w:div w:id="827401046">
              <w:marLeft w:val="0"/>
              <w:marRight w:val="0"/>
              <w:marTop w:val="0"/>
              <w:marBottom w:val="0"/>
              <w:divBdr>
                <w:top w:val="none" w:sz="0" w:space="0" w:color="auto"/>
                <w:left w:val="none" w:sz="0" w:space="0" w:color="auto"/>
                <w:bottom w:val="none" w:sz="0" w:space="0" w:color="auto"/>
                <w:right w:val="none" w:sz="0" w:space="0" w:color="auto"/>
              </w:divBdr>
            </w:div>
            <w:div w:id="886648620">
              <w:marLeft w:val="0"/>
              <w:marRight w:val="0"/>
              <w:marTop w:val="0"/>
              <w:marBottom w:val="0"/>
              <w:divBdr>
                <w:top w:val="none" w:sz="0" w:space="0" w:color="auto"/>
                <w:left w:val="none" w:sz="0" w:space="0" w:color="auto"/>
                <w:bottom w:val="none" w:sz="0" w:space="0" w:color="auto"/>
                <w:right w:val="none" w:sz="0" w:space="0" w:color="auto"/>
              </w:divBdr>
            </w:div>
            <w:div w:id="807357655">
              <w:marLeft w:val="0"/>
              <w:marRight w:val="0"/>
              <w:marTop w:val="0"/>
              <w:marBottom w:val="0"/>
              <w:divBdr>
                <w:top w:val="none" w:sz="0" w:space="0" w:color="auto"/>
                <w:left w:val="none" w:sz="0" w:space="0" w:color="auto"/>
                <w:bottom w:val="none" w:sz="0" w:space="0" w:color="auto"/>
                <w:right w:val="none" w:sz="0" w:space="0" w:color="auto"/>
              </w:divBdr>
            </w:div>
            <w:div w:id="1808932901">
              <w:marLeft w:val="0"/>
              <w:marRight w:val="0"/>
              <w:marTop w:val="0"/>
              <w:marBottom w:val="0"/>
              <w:divBdr>
                <w:top w:val="none" w:sz="0" w:space="0" w:color="auto"/>
                <w:left w:val="none" w:sz="0" w:space="0" w:color="auto"/>
                <w:bottom w:val="none" w:sz="0" w:space="0" w:color="auto"/>
                <w:right w:val="none" w:sz="0" w:space="0" w:color="auto"/>
              </w:divBdr>
            </w:div>
            <w:div w:id="1216157321">
              <w:marLeft w:val="0"/>
              <w:marRight w:val="0"/>
              <w:marTop w:val="0"/>
              <w:marBottom w:val="0"/>
              <w:divBdr>
                <w:top w:val="none" w:sz="0" w:space="0" w:color="auto"/>
                <w:left w:val="none" w:sz="0" w:space="0" w:color="auto"/>
                <w:bottom w:val="none" w:sz="0" w:space="0" w:color="auto"/>
                <w:right w:val="none" w:sz="0" w:space="0" w:color="auto"/>
              </w:divBdr>
            </w:div>
            <w:div w:id="258565506">
              <w:marLeft w:val="0"/>
              <w:marRight w:val="0"/>
              <w:marTop w:val="0"/>
              <w:marBottom w:val="0"/>
              <w:divBdr>
                <w:top w:val="none" w:sz="0" w:space="0" w:color="auto"/>
                <w:left w:val="none" w:sz="0" w:space="0" w:color="auto"/>
                <w:bottom w:val="none" w:sz="0" w:space="0" w:color="auto"/>
                <w:right w:val="none" w:sz="0" w:space="0" w:color="auto"/>
              </w:divBdr>
            </w:div>
            <w:div w:id="1128355428">
              <w:marLeft w:val="0"/>
              <w:marRight w:val="0"/>
              <w:marTop w:val="0"/>
              <w:marBottom w:val="0"/>
              <w:divBdr>
                <w:top w:val="none" w:sz="0" w:space="0" w:color="auto"/>
                <w:left w:val="none" w:sz="0" w:space="0" w:color="auto"/>
                <w:bottom w:val="none" w:sz="0" w:space="0" w:color="auto"/>
                <w:right w:val="none" w:sz="0" w:space="0" w:color="auto"/>
              </w:divBdr>
            </w:div>
            <w:div w:id="1526167027">
              <w:marLeft w:val="0"/>
              <w:marRight w:val="0"/>
              <w:marTop w:val="0"/>
              <w:marBottom w:val="0"/>
              <w:divBdr>
                <w:top w:val="none" w:sz="0" w:space="0" w:color="auto"/>
                <w:left w:val="none" w:sz="0" w:space="0" w:color="auto"/>
                <w:bottom w:val="none" w:sz="0" w:space="0" w:color="auto"/>
                <w:right w:val="none" w:sz="0" w:space="0" w:color="auto"/>
              </w:divBdr>
            </w:div>
            <w:div w:id="117338322">
              <w:marLeft w:val="0"/>
              <w:marRight w:val="0"/>
              <w:marTop w:val="0"/>
              <w:marBottom w:val="0"/>
              <w:divBdr>
                <w:top w:val="none" w:sz="0" w:space="0" w:color="auto"/>
                <w:left w:val="none" w:sz="0" w:space="0" w:color="auto"/>
                <w:bottom w:val="none" w:sz="0" w:space="0" w:color="auto"/>
                <w:right w:val="none" w:sz="0" w:space="0" w:color="auto"/>
              </w:divBdr>
            </w:div>
            <w:div w:id="1217815674">
              <w:marLeft w:val="0"/>
              <w:marRight w:val="0"/>
              <w:marTop w:val="0"/>
              <w:marBottom w:val="0"/>
              <w:divBdr>
                <w:top w:val="none" w:sz="0" w:space="0" w:color="auto"/>
                <w:left w:val="none" w:sz="0" w:space="0" w:color="auto"/>
                <w:bottom w:val="none" w:sz="0" w:space="0" w:color="auto"/>
                <w:right w:val="none" w:sz="0" w:space="0" w:color="auto"/>
              </w:divBdr>
            </w:div>
            <w:div w:id="912930022">
              <w:marLeft w:val="0"/>
              <w:marRight w:val="0"/>
              <w:marTop w:val="0"/>
              <w:marBottom w:val="0"/>
              <w:divBdr>
                <w:top w:val="none" w:sz="0" w:space="0" w:color="auto"/>
                <w:left w:val="none" w:sz="0" w:space="0" w:color="auto"/>
                <w:bottom w:val="none" w:sz="0" w:space="0" w:color="auto"/>
                <w:right w:val="none" w:sz="0" w:space="0" w:color="auto"/>
              </w:divBdr>
            </w:div>
            <w:div w:id="1968320077">
              <w:marLeft w:val="0"/>
              <w:marRight w:val="0"/>
              <w:marTop w:val="0"/>
              <w:marBottom w:val="0"/>
              <w:divBdr>
                <w:top w:val="none" w:sz="0" w:space="0" w:color="auto"/>
                <w:left w:val="none" w:sz="0" w:space="0" w:color="auto"/>
                <w:bottom w:val="none" w:sz="0" w:space="0" w:color="auto"/>
                <w:right w:val="none" w:sz="0" w:space="0" w:color="auto"/>
              </w:divBdr>
            </w:div>
            <w:div w:id="1257009853">
              <w:marLeft w:val="0"/>
              <w:marRight w:val="0"/>
              <w:marTop w:val="0"/>
              <w:marBottom w:val="0"/>
              <w:divBdr>
                <w:top w:val="none" w:sz="0" w:space="0" w:color="auto"/>
                <w:left w:val="none" w:sz="0" w:space="0" w:color="auto"/>
                <w:bottom w:val="none" w:sz="0" w:space="0" w:color="auto"/>
                <w:right w:val="none" w:sz="0" w:space="0" w:color="auto"/>
              </w:divBdr>
            </w:div>
            <w:div w:id="1528060552">
              <w:marLeft w:val="0"/>
              <w:marRight w:val="0"/>
              <w:marTop w:val="0"/>
              <w:marBottom w:val="0"/>
              <w:divBdr>
                <w:top w:val="none" w:sz="0" w:space="0" w:color="auto"/>
                <w:left w:val="none" w:sz="0" w:space="0" w:color="auto"/>
                <w:bottom w:val="none" w:sz="0" w:space="0" w:color="auto"/>
                <w:right w:val="none" w:sz="0" w:space="0" w:color="auto"/>
              </w:divBdr>
            </w:div>
            <w:div w:id="998777714">
              <w:marLeft w:val="0"/>
              <w:marRight w:val="0"/>
              <w:marTop w:val="0"/>
              <w:marBottom w:val="0"/>
              <w:divBdr>
                <w:top w:val="none" w:sz="0" w:space="0" w:color="auto"/>
                <w:left w:val="none" w:sz="0" w:space="0" w:color="auto"/>
                <w:bottom w:val="none" w:sz="0" w:space="0" w:color="auto"/>
                <w:right w:val="none" w:sz="0" w:space="0" w:color="auto"/>
              </w:divBdr>
            </w:div>
            <w:div w:id="17760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593">
      <w:bodyDiv w:val="1"/>
      <w:marLeft w:val="0"/>
      <w:marRight w:val="0"/>
      <w:marTop w:val="0"/>
      <w:marBottom w:val="0"/>
      <w:divBdr>
        <w:top w:val="none" w:sz="0" w:space="0" w:color="auto"/>
        <w:left w:val="none" w:sz="0" w:space="0" w:color="auto"/>
        <w:bottom w:val="none" w:sz="0" w:space="0" w:color="auto"/>
        <w:right w:val="none" w:sz="0" w:space="0" w:color="auto"/>
      </w:divBdr>
      <w:divsChild>
        <w:div w:id="592710209">
          <w:marLeft w:val="0"/>
          <w:marRight w:val="0"/>
          <w:marTop w:val="0"/>
          <w:marBottom w:val="0"/>
          <w:divBdr>
            <w:top w:val="none" w:sz="0" w:space="0" w:color="auto"/>
            <w:left w:val="none" w:sz="0" w:space="0" w:color="auto"/>
            <w:bottom w:val="none" w:sz="0" w:space="0" w:color="auto"/>
            <w:right w:val="none" w:sz="0" w:space="0" w:color="auto"/>
          </w:divBdr>
          <w:divsChild>
            <w:div w:id="1812602217">
              <w:marLeft w:val="0"/>
              <w:marRight w:val="0"/>
              <w:marTop w:val="0"/>
              <w:marBottom w:val="0"/>
              <w:divBdr>
                <w:top w:val="none" w:sz="0" w:space="0" w:color="auto"/>
                <w:left w:val="none" w:sz="0" w:space="0" w:color="auto"/>
                <w:bottom w:val="none" w:sz="0" w:space="0" w:color="auto"/>
                <w:right w:val="none" w:sz="0" w:space="0" w:color="auto"/>
              </w:divBdr>
            </w:div>
            <w:div w:id="1220632806">
              <w:marLeft w:val="0"/>
              <w:marRight w:val="0"/>
              <w:marTop w:val="0"/>
              <w:marBottom w:val="0"/>
              <w:divBdr>
                <w:top w:val="none" w:sz="0" w:space="0" w:color="auto"/>
                <w:left w:val="none" w:sz="0" w:space="0" w:color="auto"/>
                <w:bottom w:val="none" w:sz="0" w:space="0" w:color="auto"/>
                <w:right w:val="none" w:sz="0" w:space="0" w:color="auto"/>
              </w:divBdr>
            </w:div>
            <w:div w:id="1969779853">
              <w:marLeft w:val="0"/>
              <w:marRight w:val="0"/>
              <w:marTop w:val="0"/>
              <w:marBottom w:val="0"/>
              <w:divBdr>
                <w:top w:val="none" w:sz="0" w:space="0" w:color="auto"/>
                <w:left w:val="none" w:sz="0" w:space="0" w:color="auto"/>
                <w:bottom w:val="none" w:sz="0" w:space="0" w:color="auto"/>
                <w:right w:val="none" w:sz="0" w:space="0" w:color="auto"/>
              </w:divBdr>
            </w:div>
            <w:div w:id="2144422950">
              <w:marLeft w:val="0"/>
              <w:marRight w:val="0"/>
              <w:marTop w:val="0"/>
              <w:marBottom w:val="0"/>
              <w:divBdr>
                <w:top w:val="none" w:sz="0" w:space="0" w:color="auto"/>
                <w:left w:val="none" w:sz="0" w:space="0" w:color="auto"/>
                <w:bottom w:val="none" w:sz="0" w:space="0" w:color="auto"/>
                <w:right w:val="none" w:sz="0" w:space="0" w:color="auto"/>
              </w:divBdr>
            </w:div>
            <w:div w:id="1755127677">
              <w:marLeft w:val="0"/>
              <w:marRight w:val="0"/>
              <w:marTop w:val="0"/>
              <w:marBottom w:val="0"/>
              <w:divBdr>
                <w:top w:val="none" w:sz="0" w:space="0" w:color="auto"/>
                <w:left w:val="none" w:sz="0" w:space="0" w:color="auto"/>
                <w:bottom w:val="none" w:sz="0" w:space="0" w:color="auto"/>
                <w:right w:val="none" w:sz="0" w:space="0" w:color="auto"/>
              </w:divBdr>
            </w:div>
            <w:div w:id="248268894">
              <w:marLeft w:val="0"/>
              <w:marRight w:val="0"/>
              <w:marTop w:val="0"/>
              <w:marBottom w:val="0"/>
              <w:divBdr>
                <w:top w:val="none" w:sz="0" w:space="0" w:color="auto"/>
                <w:left w:val="none" w:sz="0" w:space="0" w:color="auto"/>
                <w:bottom w:val="none" w:sz="0" w:space="0" w:color="auto"/>
                <w:right w:val="none" w:sz="0" w:space="0" w:color="auto"/>
              </w:divBdr>
            </w:div>
            <w:div w:id="1236360537">
              <w:marLeft w:val="0"/>
              <w:marRight w:val="0"/>
              <w:marTop w:val="0"/>
              <w:marBottom w:val="0"/>
              <w:divBdr>
                <w:top w:val="none" w:sz="0" w:space="0" w:color="auto"/>
                <w:left w:val="none" w:sz="0" w:space="0" w:color="auto"/>
                <w:bottom w:val="none" w:sz="0" w:space="0" w:color="auto"/>
                <w:right w:val="none" w:sz="0" w:space="0" w:color="auto"/>
              </w:divBdr>
            </w:div>
            <w:div w:id="1198203704">
              <w:marLeft w:val="0"/>
              <w:marRight w:val="0"/>
              <w:marTop w:val="0"/>
              <w:marBottom w:val="0"/>
              <w:divBdr>
                <w:top w:val="none" w:sz="0" w:space="0" w:color="auto"/>
                <w:left w:val="none" w:sz="0" w:space="0" w:color="auto"/>
                <w:bottom w:val="none" w:sz="0" w:space="0" w:color="auto"/>
                <w:right w:val="none" w:sz="0" w:space="0" w:color="auto"/>
              </w:divBdr>
            </w:div>
            <w:div w:id="503085382">
              <w:marLeft w:val="0"/>
              <w:marRight w:val="0"/>
              <w:marTop w:val="0"/>
              <w:marBottom w:val="0"/>
              <w:divBdr>
                <w:top w:val="none" w:sz="0" w:space="0" w:color="auto"/>
                <w:left w:val="none" w:sz="0" w:space="0" w:color="auto"/>
                <w:bottom w:val="none" w:sz="0" w:space="0" w:color="auto"/>
                <w:right w:val="none" w:sz="0" w:space="0" w:color="auto"/>
              </w:divBdr>
            </w:div>
            <w:div w:id="266275917">
              <w:marLeft w:val="0"/>
              <w:marRight w:val="0"/>
              <w:marTop w:val="0"/>
              <w:marBottom w:val="0"/>
              <w:divBdr>
                <w:top w:val="none" w:sz="0" w:space="0" w:color="auto"/>
                <w:left w:val="none" w:sz="0" w:space="0" w:color="auto"/>
                <w:bottom w:val="none" w:sz="0" w:space="0" w:color="auto"/>
                <w:right w:val="none" w:sz="0" w:space="0" w:color="auto"/>
              </w:divBdr>
            </w:div>
            <w:div w:id="1964114761">
              <w:marLeft w:val="0"/>
              <w:marRight w:val="0"/>
              <w:marTop w:val="0"/>
              <w:marBottom w:val="0"/>
              <w:divBdr>
                <w:top w:val="none" w:sz="0" w:space="0" w:color="auto"/>
                <w:left w:val="none" w:sz="0" w:space="0" w:color="auto"/>
                <w:bottom w:val="none" w:sz="0" w:space="0" w:color="auto"/>
                <w:right w:val="none" w:sz="0" w:space="0" w:color="auto"/>
              </w:divBdr>
            </w:div>
            <w:div w:id="41179391">
              <w:marLeft w:val="0"/>
              <w:marRight w:val="0"/>
              <w:marTop w:val="0"/>
              <w:marBottom w:val="0"/>
              <w:divBdr>
                <w:top w:val="none" w:sz="0" w:space="0" w:color="auto"/>
                <w:left w:val="none" w:sz="0" w:space="0" w:color="auto"/>
                <w:bottom w:val="none" w:sz="0" w:space="0" w:color="auto"/>
                <w:right w:val="none" w:sz="0" w:space="0" w:color="auto"/>
              </w:divBdr>
            </w:div>
            <w:div w:id="1381322499">
              <w:marLeft w:val="0"/>
              <w:marRight w:val="0"/>
              <w:marTop w:val="0"/>
              <w:marBottom w:val="0"/>
              <w:divBdr>
                <w:top w:val="none" w:sz="0" w:space="0" w:color="auto"/>
                <w:left w:val="none" w:sz="0" w:space="0" w:color="auto"/>
                <w:bottom w:val="none" w:sz="0" w:space="0" w:color="auto"/>
                <w:right w:val="none" w:sz="0" w:space="0" w:color="auto"/>
              </w:divBdr>
            </w:div>
            <w:div w:id="1190797811">
              <w:marLeft w:val="0"/>
              <w:marRight w:val="0"/>
              <w:marTop w:val="0"/>
              <w:marBottom w:val="0"/>
              <w:divBdr>
                <w:top w:val="none" w:sz="0" w:space="0" w:color="auto"/>
                <w:left w:val="none" w:sz="0" w:space="0" w:color="auto"/>
                <w:bottom w:val="none" w:sz="0" w:space="0" w:color="auto"/>
                <w:right w:val="none" w:sz="0" w:space="0" w:color="auto"/>
              </w:divBdr>
            </w:div>
            <w:div w:id="17474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 dockstate="right" visibility="0" width="437"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B53074A-F849-48DE-8A0C-7AA9CDCB20FA}">
  <we:reference id="wa104099688" version="1.3.0.0" store="zh-CN"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0B246F-8BEA-4C22-870D-79CEFDEC382B}">
  <we:reference id="wa200000113" version="1.0.0.0" store="zh-CN"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64407-B55D-4ABE-9FEF-BE60CBCD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28</Pages>
  <Words>7470</Words>
  <Characters>13745</Characters>
  <Application>Microsoft Office Word</Application>
  <DocSecurity>0</DocSecurity>
  <Lines>859</Lines>
  <Paragraphs>815</Paragraphs>
  <ScaleCrop>false</ScaleCrop>
  <HeadingPairs>
    <vt:vector size="2" baseType="variant">
      <vt:variant>
        <vt:lpstr>Title</vt:lpstr>
      </vt:variant>
      <vt:variant>
        <vt:i4>1</vt:i4>
      </vt:variant>
    </vt:vector>
  </HeadingPairs>
  <TitlesOfParts>
    <vt:vector size="1" baseType="lpstr">
      <vt:lpstr>软件概要设计</vt:lpstr>
    </vt:vector>
  </TitlesOfParts>
  <Company>Infypower</Company>
  <LinksUpToDate>false</LinksUpToDate>
  <CharactersWithSpaces>20400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软件概要设计</dc:title>
  <dc:subject/>
  <dc:creator>mhp</dc:creator>
  <cp:keywords/>
  <dc:description/>
  <cp:lastModifiedBy>博 袁</cp:lastModifiedBy>
  <cp:revision>5</cp:revision>
  <dcterms:created xsi:type="dcterms:W3CDTF">2025-09-22T01:10:00Z</dcterms:created>
  <dcterms:modified xsi:type="dcterms:W3CDTF">2025-09-22T01:45:00Z</dcterms:modified>
</cp:coreProperties>
</file>